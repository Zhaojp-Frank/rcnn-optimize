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B018B48" w14:textId="77777777" w:rsidR="00722150" w:rsidRPr="00752B13" w:rsidRDefault="00722150" w:rsidP="00722150">
      <w:pPr>
        <w:spacing w:afterLines="1200" w:after="3744"/>
        <w:rPr>
          <w:rFonts w:ascii="宋体" w:hAnsi="宋体" w:cs="Arial"/>
          <w:sz w:val="24"/>
          <w:szCs w:val="24"/>
        </w:rPr>
      </w:pPr>
    </w:p>
    <w:p w14:paraId="35492997" w14:textId="77777777" w:rsidR="00722150" w:rsidRPr="00752B13" w:rsidRDefault="00D76ABB" w:rsidP="00661C8D">
      <w:pPr>
        <w:jc w:val="center"/>
        <w:rPr>
          <w:rFonts w:ascii="宋体" w:hAnsi="宋体" w:cs="Arial"/>
          <w:b/>
          <w:sz w:val="24"/>
          <w:szCs w:val="24"/>
        </w:rPr>
      </w:pPr>
      <w:r w:rsidRPr="00D76ABB">
        <w:rPr>
          <w:rFonts w:ascii="宋体" w:hAnsi="宋体" w:hint="eastAsia"/>
          <w:b/>
          <w:color w:val="000000"/>
          <w:sz w:val="52"/>
          <w:szCs w:val="52"/>
        </w:rPr>
        <w:t>FasterRCNN FPGA架构</w:t>
      </w:r>
      <w:r w:rsidR="00555971">
        <w:rPr>
          <w:rFonts w:ascii="宋体" w:hAnsi="宋体" w:hint="eastAsia"/>
          <w:b/>
          <w:color w:val="000000"/>
          <w:sz w:val="52"/>
          <w:szCs w:val="52"/>
        </w:rPr>
        <w:t>总体</w:t>
      </w:r>
      <w:r w:rsidRPr="00D76ABB">
        <w:rPr>
          <w:rFonts w:ascii="宋体" w:hAnsi="宋体" w:hint="eastAsia"/>
          <w:b/>
          <w:color w:val="000000"/>
          <w:sz w:val="52"/>
          <w:szCs w:val="52"/>
        </w:rPr>
        <w:t>设计报告</w:t>
      </w:r>
    </w:p>
    <w:p w14:paraId="52CD5701" w14:textId="77777777" w:rsidR="00661C8D" w:rsidRPr="00752B13" w:rsidRDefault="00661C8D" w:rsidP="00661C8D">
      <w:pPr>
        <w:jc w:val="center"/>
        <w:rPr>
          <w:rFonts w:ascii="宋体" w:hAnsi="宋体" w:cs="Arial"/>
          <w:b/>
          <w:sz w:val="24"/>
          <w:szCs w:val="24"/>
        </w:rPr>
      </w:pPr>
    </w:p>
    <w:p w14:paraId="2A8F9057" w14:textId="77777777" w:rsidR="00661C8D" w:rsidRPr="00752B13" w:rsidRDefault="00661C8D" w:rsidP="00661C8D">
      <w:pPr>
        <w:jc w:val="center"/>
        <w:rPr>
          <w:rFonts w:ascii="宋体" w:hAnsi="宋体" w:cs="Arial"/>
          <w:b/>
          <w:sz w:val="24"/>
          <w:szCs w:val="24"/>
        </w:rPr>
      </w:pPr>
    </w:p>
    <w:p w14:paraId="60A11E50" w14:textId="77777777" w:rsidR="00661C8D" w:rsidRPr="00752B13" w:rsidRDefault="00661C8D" w:rsidP="00661C8D">
      <w:pPr>
        <w:jc w:val="center"/>
        <w:rPr>
          <w:rFonts w:ascii="宋体" w:hAnsi="宋体" w:cs="Arial"/>
          <w:b/>
          <w:sz w:val="24"/>
          <w:szCs w:val="24"/>
        </w:rPr>
      </w:pPr>
    </w:p>
    <w:p w14:paraId="2014D28F" w14:textId="77777777" w:rsidR="00661C8D" w:rsidRPr="00752B13" w:rsidRDefault="00661C8D" w:rsidP="00661C8D">
      <w:pPr>
        <w:jc w:val="center"/>
        <w:rPr>
          <w:rFonts w:ascii="宋体" w:hAnsi="宋体" w:cs="Arial"/>
          <w:b/>
          <w:sz w:val="24"/>
          <w:szCs w:val="24"/>
        </w:rPr>
      </w:pPr>
    </w:p>
    <w:p w14:paraId="59DE7637" w14:textId="77777777" w:rsidR="00661C8D" w:rsidRPr="00752B13" w:rsidRDefault="00661C8D" w:rsidP="00661C8D">
      <w:pPr>
        <w:jc w:val="center"/>
        <w:rPr>
          <w:rFonts w:ascii="宋体" w:hAnsi="宋体" w:cs="Arial"/>
          <w:b/>
          <w:sz w:val="24"/>
          <w:szCs w:val="24"/>
        </w:rPr>
      </w:pPr>
    </w:p>
    <w:p w14:paraId="4669F3A6" w14:textId="77777777" w:rsidR="00661C8D" w:rsidRPr="00752B13" w:rsidRDefault="00661C8D" w:rsidP="00661C8D">
      <w:pPr>
        <w:jc w:val="center"/>
        <w:rPr>
          <w:rFonts w:ascii="宋体" w:hAnsi="宋体" w:cs="Arial"/>
          <w:b/>
          <w:sz w:val="24"/>
          <w:szCs w:val="24"/>
        </w:rPr>
      </w:pPr>
    </w:p>
    <w:p w14:paraId="69B4EEB6" w14:textId="77777777" w:rsidR="00661C8D" w:rsidRPr="00752B13" w:rsidRDefault="00661C8D" w:rsidP="00661C8D">
      <w:pPr>
        <w:jc w:val="center"/>
        <w:rPr>
          <w:rFonts w:ascii="宋体" w:hAnsi="宋体" w:cs="Arial"/>
          <w:b/>
          <w:sz w:val="24"/>
          <w:szCs w:val="24"/>
        </w:rPr>
      </w:pPr>
    </w:p>
    <w:p w14:paraId="5D3699ED" w14:textId="77777777" w:rsidR="00661C8D" w:rsidRPr="00752B13" w:rsidRDefault="00661C8D" w:rsidP="00661C8D">
      <w:pPr>
        <w:jc w:val="center"/>
        <w:rPr>
          <w:rFonts w:ascii="宋体" w:hAnsi="宋体" w:cs="Arial"/>
          <w:b/>
          <w:sz w:val="24"/>
          <w:szCs w:val="24"/>
        </w:rPr>
      </w:pPr>
    </w:p>
    <w:p w14:paraId="12BC02D3" w14:textId="77777777" w:rsidR="00661C8D" w:rsidRPr="00752B13" w:rsidRDefault="00661C8D" w:rsidP="00661C8D">
      <w:pPr>
        <w:jc w:val="center"/>
        <w:rPr>
          <w:rFonts w:ascii="宋体" w:hAnsi="宋体" w:cs="Arial"/>
          <w:b/>
          <w:sz w:val="24"/>
          <w:szCs w:val="24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147"/>
        <w:gridCol w:w="3253"/>
      </w:tblGrid>
      <w:tr w:rsidR="00722150" w:rsidRPr="00752B13" w14:paraId="40A6E546" w14:textId="77777777">
        <w:trPr>
          <w:trHeight w:val="297"/>
          <w:jc w:val="center"/>
        </w:trPr>
        <w:tc>
          <w:tcPr>
            <w:tcW w:w="2147" w:type="dxa"/>
          </w:tcPr>
          <w:p w14:paraId="51C51771" w14:textId="77777777" w:rsidR="00722150" w:rsidRPr="00752B13" w:rsidRDefault="00722150" w:rsidP="00661C8D">
            <w:pPr>
              <w:jc w:val="center"/>
              <w:rPr>
                <w:rFonts w:ascii="宋体" w:hAnsi="宋体" w:cs="Arial"/>
                <w:sz w:val="24"/>
                <w:szCs w:val="24"/>
              </w:rPr>
            </w:pPr>
            <w:r w:rsidRPr="00752B13">
              <w:rPr>
                <w:rFonts w:ascii="宋体" w:hAnsi="宋体" w:cs="Arial"/>
                <w:sz w:val="24"/>
                <w:szCs w:val="24"/>
              </w:rPr>
              <w:t>项目名称</w:t>
            </w:r>
          </w:p>
        </w:tc>
        <w:tc>
          <w:tcPr>
            <w:tcW w:w="3253" w:type="dxa"/>
          </w:tcPr>
          <w:p w14:paraId="11212C23" w14:textId="77777777" w:rsidR="00722150" w:rsidRPr="00752B13" w:rsidRDefault="00D76ABB" w:rsidP="005C4ABB">
            <w:pPr>
              <w:jc w:val="center"/>
              <w:rPr>
                <w:rFonts w:ascii="宋体" w:hAnsi="宋体" w:cs="Arial"/>
                <w:sz w:val="24"/>
                <w:szCs w:val="24"/>
              </w:rPr>
            </w:pPr>
            <w:r>
              <w:rPr>
                <w:rFonts w:ascii="宋体" w:hAnsi="宋体" w:cs="Arial"/>
                <w:sz w:val="24"/>
                <w:szCs w:val="24"/>
              </w:rPr>
              <w:t>HardRock</w:t>
            </w:r>
          </w:p>
        </w:tc>
      </w:tr>
      <w:tr w:rsidR="00722150" w:rsidRPr="00752B13" w14:paraId="196FE26E" w14:textId="77777777">
        <w:trPr>
          <w:trHeight w:val="297"/>
          <w:jc w:val="center"/>
        </w:trPr>
        <w:tc>
          <w:tcPr>
            <w:tcW w:w="2147" w:type="dxa"/>
          </w:tcPr>
          <w:p w14:paraId="5DB68EDC" w14:textId="77777777" w:rsidR="00722150" w:rsidRPr="00752B13" w:rsidRDefault="00722150" w:rsidP="009969A7">
            <w:pPr>
              <w:jc w:val="center"/>
              <w:rPr>
                <w:rFonts w:ascii="宋体" w:hAnsi="宋体" w:cs="Arial"/>
                <w:sz w:val="24"/>
                <w:szCs w:val="24"/>
              </w:rPr>
            </w:pPr>
            <w:r w:rsidRPr="00752B13">
              <w:rPr>
                <w:rFonts w:ascii="宋体" w:hAnsi="宋体" w:cs="Arial"/>
                <w:sz w:val="24"/>
                <w:szCs w:val="24"/>
              </w:rPr>
              <w:t>文档编号</w:t>
            </w:r>
          </w:p>
        </w:tc>
        <w:tc>
          <w:tcPr>
            <w:tcW w:w="3253" w:type="dxa"/>
          </w:tcPr>
          <w:p w14:paraId="3F93855C" w14:textId="77777777" w:rsidR="00722150" w:rsidRPr="00752B13" w:rsidRDefault="00722150" w:rsidP="00C34812">
            <w:pPr>
              <w:widowControl/>
              <w:ind w:firstLineChars="300" w:firstLine="720"/>
              <w:jc w:val="left"/>
              <w:rPr>
                <w:rFonts w:ascii="宋体" w:hAnsi="宋体" w:cs="Arial"/>
                <w:sz w:val="24"/>
                <w:szCs w:val="24"/>
              </w:rPr>
            </w:pPr>
          </w:p>
        </w:tc>
      </w:tr>
      <w:tr w:rsidR="00722150" w:rsidRPr="00752B13" w14:paraId="3277C8BA" w14:textId="77777777">
        <w:trPr>
          <w:jc w:val="center"/>
        </w:trPr>
        <w:tc>
          <w:tcPr>
            <w:tcW w:w="2147" w:type="dxa"/>
          </w:tcPr>
          <w:p w14:paraId="744E5ECA" w14:textId="77777777" w:rsidR="00722150" w:rsidRPr="00752B13" w:rsidRDefault="00722150" w:rsidP="009969A7">
            <w:pPr>
              <w:jc w:val="center"/>
              <w:rPr>
                <w:rFonts w:ascii="宋体" w:hAnsi="宋体" w:cs="Arial"/>
                <w:sz w:val="24"/>
                <w:szCs w:val="24"/>
              </w:rPr>
            </w:pPr>
            <w:r w:rsidRPr="00752B13">
              <w:rPr>
                <w:rFonts w:ascii="宋体" w:hAnsi="宋体" w:cs="Arial"/>
                <w:sz w:val="24"/>
                <w:szCs w:val="24"/>
              </w:rPr>
              <w:t>版 本 号</w:t>
            </w:r>
          </w:p>
        </w:tc>
        <w:tc>
          <w:tcPr>
            <w:tcW w:w="3253" w:type="dxa"/>
          </w:tcPr>
          <w:p w14:paraId="7D975A7F" w14:textId="45ED0D84" w:rsidR="00722150" w:rsidRPr="00752B13" w:rsidRDefault="00317485" w:rsidP="00004D64">
            <w:pPr>
              <w:jc w:val="center"/>
              <w:rPr>
                <w:rFonts w:ascii="宋体" w:hAnsi="宋体" w:cs="Arial"/>
                <w:sz w:val="24"/>
                <w:szCs w:val="24"/>
              </w:rPr>
            </w:pPr>
            <w:r>
              <w:rPr>
                <w:rFonts w:ascii="宋体" w:hAnsi="宋体" w:cs="Arial" w:hint="eastAsia"/>
                <w:sz w:val="24"/>
                <w:szCs w:val="24"/>
              </w:rPr>
              <w:t>V1.0.</w:t>
            </w:r>
            <w:ins w:id="0" w:author="jie song" w:date="2018-03-28T14:34:00Z">
              <w:r w:rsidR="00386E9D">
                <w:rPr>
                  <w:rFonts w:ascii="宋体" w:hAnsi="宋体" w:cs="Arial"/>
                  <w:sz w:val="24"/>
                  <w:szCs w:val="24"/>
                </w:rPr>
                <w:t>9</w:t>
              </w:r>
            </w:ins>
            <w:del w:id="1" w:author="jie song" w:date="2018-03-28T14:34:00Z">
              <w:r w:rsidR="00C3268C" w:rsidDel="00386E9D">
                <w:rPr>
                  <w:rFonts w:ascii="宋体" w:hAnsi="宋体" w:cs="Arial"/>
                  <w:sz w:val="24"/>
                  <w:szCs w:val="24"/>
                </w:rPr>
                <w:delText>8</w:delText>
              </w:r>
            </w:del>
          </w:p>
        </w:tc>
      </w:tr>
      <w:tr w:rsidR="00722150" w:rsidRPr="00752B13" w14:paraId="6D4F681E" w14:textId="77777777">
        <w:trPr>
          <w:jc w:val="center"/>
        </w:trPr>
        <w:tc>
          <w:tcPr>
            <w:tcW w:w="2147" w:type="dxa"/>
          </w:tcPr>
          <w:p w14:paraId="385C5486" w14:textId="77777777" w:rsidR="00722150" w:rsidRPr="00752B13" w:rsidRDefault="00722150" w:rsidP="009969A7">
            <w:pPr>
              <w:jc w:val="center"/>
              <w:rPr>
                <w:rFonts w:ascii="宋体" w:hAnsi="宋体" w:cs="Arial"/>
                <w:sz w:val="24"/>
                <w:szCs w:val="24"/>
              </w:rPr>
            </w:pPr>
            <w:r w:rsidRPr="00752B13">
              <w:rPr>
                <w:rFonts w:ascii="宋体" w:hAnsi="宋体" w:cs="Arial"/>
                <w:sz w:val="24"/>
                <w:szCs w:val="24"/>
              </w:rPr>
              <w:t>作    者</w:t>
            </w:r>
          </w:p>
        </w:tc>
        <w:tc>
          <w:tcPr>
            <w:tcW w:w="3253" w:type="dxa"/>
          </w:tcPr>
          <w:p w14:paraId="4923610F" w14:textId="77777777" w:rsidR="00722150" w:rsidRPr="00752B13" w:rsidRDefault="00EF0AFC" w:rsidP="00AD6905">
            <w:pPr>
              <w:jc w:val="center"/>
              <w:rPr>
                <w:rFonts w:ascii="宋体" w:hAnsi="宋体" w:cs="Arial"/>
                <w:sz w:val="24"/>
                <w:szCs w:val="24"/>
              </w:rPr>
            </w:pPr>
            <w:r>
              <w:rPr>
                <w:rFonts w:ascii="宋体" w:hAnsi="宋体" w:cs="Arial"/>
                <w:sz w:val="24"/>
                <w:szCs w:val="24"/>
              </w:rPr>
              <w:t>S</w:t>
            </w:r>
            <w:r w:rsidR="00AD6905">
              <w:rPr>
                <w:rFonts w:ascii="宋体" w:hAnsi="宋体" w:cs="Arial"/>
                <w:sz w:val="24"/>
                <w:szCs w:val="24"/>
              </w:rPr>
              <w:t>J</w:t>
            </w:r>
          </w:p>
        </w:tc>
      </w:tr>
    </w:tbl>
    <w:p w14:paraId="1A5A47C7" w14:textId="77777777" w:rsidR="00722150" w:rsidRPr="00752B13" w:rsidRDefault="00722150" w:rsidP="00661C8D">
      <w:pPr>
        <w:jc w:val="center"/>
        <w:rPr>
          <w:rFonts w:ascii="宋体" w:hAnsi="宋体" w:cs="Arial"/>
          <w:sz w:val="24"/>
          <w:szCs w:val="24"/>
        </w:rPr>
      </w:pPr>
    </w:p>
    <w:p w14:paraId="148060F5" w14:textId="77777777" w:rsidR="00661C8D" w:rsidRDefault="00661C8D" w:rsidP="00661C8D">
      <w:pPr>
        <w:jc w:val="center"/>
        <w:rPr>
          <w:rFonts w:ascii="宋体" w:hAnsi="宋体" w:cs="Arial"/>
          <w:sz w:val="24"/>
          <w:szCs w:val="24"/>
        </w:rPr>
      </w:pPr>
    </w:p>
    <w:p w14:paraId="1C144B4E" w14:textId="77777777" w:rsidR="00317485" w:rsidRPr="00752B13" w:rsidRDefault="00317485" w:rsidP="00661C8D">
      <w:pPr>
        <w:jc w:val="center"/>
        <w:rPr>
          <w:rFonts w:ascii="宋体" w:hAnsi="宋体" w:cs="Arial"/>
          <w:sz w:val="24"/>
          <w:szCs w:val="24"/>
        </w:rPr>
      </w:pPr>
    </w:p>
    <w:tbl>
      <w:tblPr>
        <w:tblW w:w="0" w:type="auto"/>
        <w:tblInd w:w="108" w:type="dxa"/>
        <w:tblLook w:val="0000" w:firstRow="0" w:lastRow="0" w:firstColumn="0" w:lastColumn="0" w:noHBand="0" w:noVBand="0"/>
      </w:tblPr>
      <w:tblGrid>
        <w:gridCol w:w="8280"/>
      </w:tblGrid>
      <w:tr w:rsidR="00722150" w:rsidRPr="00752B13" w14:paraId="39D61CD9" w14:textId="77777777">
        <w:trPr>
          <w:trHeight w:val="1854"/>
        </w:trPr>
        <w:tc>
          <w:tcPr>
            <w:tcW w:w="8280" w:type="dxa"/>
          </w:tcPr>
          <w:p w14:paraId="5199C0EF" w14:textId="77777777" w:rsidR="00722150" w:rsidRPr="00752B13" w:rsidRDefault="00722150" w:rsidP="009969A7">
            <w:pPr>
              <w:snapToGrid w:val="0"/>
              <w:rPr>
                <w:rFonts w:ascii="宋体" w:hAnsi="宋体" w:cs="Arial"/>
                <w:sz w:val="24"/>
                <w:szCs w:val="24"/>
              </w:rPr>
            </w:pPr>
            <w:r w:rsidRPr="00752B13">
              <w:rPr>
                <w:rFonts w:ascii="宋体" w:hAnsi="宋体" w:cs="Arial"/>
                <w:kern w:val="0"/>
                <w:sz w:val="24"/>
                <w:szCs w:val="24"/>
              </w:rPr>
              <w:t>版权所有</w:t>
            </w:r>
          </w:p>
          <w:p w14:paraId="128B6340" w14:textId="77777777" w:rsidR="00722150" w:rsidRDefault="00317485" w:rsidP="009969A7">
            <w:pPr>
              <w:snapToGrid w:val="0"/>
              <w:rPr>
                <w:rFonts w:ascii="宋体" w:hAnsi="宋体" w:cs="Arial"/>
                <w:kern w:val="0"/>
                <w:sz w:val="24"/>
                <w:szCs w:val="24"/>
              </w:rPr>
            </w:pPr>
            <w:r>
              <w:rPr>
                <w:rFonts w:ascii="宋体" w:hAnsi="宋体" w:cs="Arial" w:hint="eastAsia"/>
                <w:kern w:val="0"/>
                <w:sz w:val="24"/>
                <w:szCs w:val="24"/>
              </w:rPr>
              <w:t>Westwell</w:t>
            </w:r>
            <w:r>
              <w:rPr>
                <w:rFonts w:ascii="宋体" w:hAnsi="宋体" w:cs="Arial"/>
                <w:kern w:val="0"/>
                <w:sz w:val="24"/>
                <w:szCs w:val="24"/>
              </w:rPr>
              <w:t>-lab</w:t>
            </w:r>
            <w:r w:rsidR="00722150" w:rsidRPr="00752B13">
              <w:rPr>
                <w:rFonts w:ascii="宋体" w:hAnsi="宋体" w:cs="Arial"/>
                <w:kern w:val="0"/>
                <w:sz w:val="24"/>
                <w:szCs w:val="24"/>
              </w:rPr>
              <w:t>有限公司</w:t>
            </w:r>
          </w:p>
          <w:p w14:paraId="086B3A3D" w14:textId="77777777" w:rsidR="001C66A0" w:rsidRPr="00752B13" w:rsidRDefault="001C66A0" w:rsidP="009969A7">
            <w:pPr>
              <w:snapToGrid w:val="0"/>
              <w:rPr>
                <w:rFonts w:ascii="宋体" w:hAnsi="宋体" w:cs="Arial"/>
                <w:sz w:val="24"/>
                <w:szCs w:val="24"/>
              </w:rPr>
            </w:pPr>
          </w:p>
          <w:p w14:paraId="14A5DB2D" w14:textId="77777777" w:rsidR="00722150" w:rsidRPr="00752B13" w:rsidRDefault="00722150" w:rsidP="009969A7">
            <w:pPr>
              <w:snapToGrid w:val="0"/>
              <w:rPr>
                <w:rFonts w:ascii="宋体" w:hAnsi="宋体" w:cs="Arial"/>
                <w:sz w:val="24"/>
                <w:szCs w:val="24"/>
              </w:rPr>
            </w:pPr>
            <w:r w:rsidRPr="00752B13">
              <w:rPr>
                <w:rFonts w:ascii="宋体" w:hAnsi="宋体" w:cs="Arial"/>
                <w:kern w:val="0"/>
                <w:sz w:val="24"/>
                <w:szCs w:val="24"/>
              </w:rPr>
              <w:t>本资料及其包含的所有内容为</w:t>
            </w:r>
            <w:bookmarkStart w:id="2" w:name="OLE_LINK56"/>
            <w:bookmarkStart w:id="3" w:name="OLE_LINK57"/>
            <w:r w:rsidR="00317485">
              <w:rPr>
                <w:rFonts w:ascii="宋体" w:hAnsi="宋体" w:cs="Arial" w:hint="eastAsia"/>
                <w:kern w:val="0"/>
                <w:sz w:val="24"/>
                <w:szCs w:val="24"/>
              </w:rPr>
              <w:t>Westwell</w:t>
            </w:r>
            <w:r w:rsidR="00317485">
              <w:rPr>
                <w:rFonts w:ascii="宋体" w:hAnsi="宋体" w:cs="Arial"/>
                <w:kern w:val="0"/>
                <w:sz w:val="24"/>
                <w:szCs w:val="24"/>
              </w:rPr>
              <w:t>-lab</w:t>
            </w:r>
            <w:bookmarkEnd w:id="2"/>
            <w:bookmarkEnd w:id="3"/>
            <w:r w:rsidRPr="00752B13">
              <w:rPr>
                <w:rFonts w:ascii="宋体" w:hAnsi="宋体" w:cs="Arial"/>
                <w:kern w:val="0"/>
                <w:sz w:val="24"/>
                <w:szCs w:val="24"/>
              </w:rPr>
              <w:t>有限公司所有，受中国法律及适用之国际公约中有关著作权法律的保护。未经</w:t>
            </w:r>
            <w:r w:rsidR="001C66A0">
              <w:rPr>
                <w:rFonts w:ascii="宋体" w:hAnsi="宋体" w:cs="Arial" w:hint="eastAsia"/>
                <w:kern w:val="0"/>
                <w:sz w:val="24"/>
                <w:szCs w:val="24"/>
              </w:rPr>
              <w:t>Westwell</w:t>
            </w:r>
            <w:r w:rsidR="001C66A0">
              <w:rPr>
                <w:rFonts w:ascii="宋体" w:hAnsi="宋体" w:cs="Arial"/>
                <w:kern w:val="0"/>
                <w:sz w:val="24"/>
                <w:szCs w:val="24"/>
              </w:rPr>
              <w:t>-lab</w:t>
            </w:r>
            <w:r w:rsidRPr="00752B13">
              <w:rPr>
                <w:rFonts w:ascii="宋体" w:hAnsi="宋体" w:cs="Arial"/>
                <w:kern w:val="0"/>
                <w:sz w:val="24"/>
                <w:szCs w:val="24"/>
              </w:rPr>
              <w:t>书面授权，任何人不得以任何形式复制、传播、散布、改动或以其它方式使用本资料的部分或全部内容，违者将被依法追究责任。</w:t>
            </w:r>
          </w:p>
        </w:tc>
      </w:tr>
    </w:tbl>
    <w:p w14:paraId="661D7FF4" w14:textId="77777777" w:rsidR="00722150" w:rsidRPr="00752B13" w:rsidRDefault="00722150" w:rsidP="00722150">
      <w:pPr>
        <w:jc w:val="center"/>
        <w:rPr>
          <w:rFonts w:ascii="宋体" w:hAnsi="宋体" w:cs="Arial"/>
          <w:sz w:val="24"/>
          <w:szCs w:val="24"/>
        </w:rPr>
      </w:pPr>
    </w:p>
    <w:p w14:paraId="14C2ACA7" w14:textId="77777777" w:rsidR="00661C8D" w:rsidRPr="00450FB4" w:rsidRDefault="00661C8D" w:rsidP="00722150">
      <w:pPr>
        <w:jc w:val="center"/>
        <w:rPr>
          <w:rFonts w:ascii="宋体" w:hAnsi="宋体" w:cs="Arial"/>
          <w:sz w:val="24"/>
          <w:szCs w:val="24"/>
        </w:rPr>
        <w:sectPr w:rsidR="00661C8D" w:rsidRPr="00450FB4" w:rsidSect="00133D19">
          <w:headerReference w:type="default" r:id="rId8"/>
          <w:footerReference w:type="default" r:id="rId9"/>
          <w:pgSz w:w="11906" w:h="16838" w:code="9"/>
          <w:pgMar w:top="1418" w:right="1701" w:bottom="1418" w:left="1701" w:header="851" w:footer="992" w:gutter="0"/>
          <w:cols w:space="425"/>
          <w:docGrid w:type="lines" w:linePitch="312" w:charSpace="1648"/>
        </w:sectPr>
      </w:pPr>
    </w:p>
    <w:p w14:paraId="0B66438F" w14:textId="77777777" w:rsidR="00661C8D" w:rsidRPr="00752B13" w:rsidRDefault="00661C8D" w:rsidP="00661C8D">
      <w:pPr>
        <w:jc w:val="center"/>
        <w:rPr>
          <w:rFonts w:ascii="宋体" w:hAnsi="宋体" w:cs="Arial"/>
          <w:b/>
          <w:sz w:val="24"/>
          <w:szCs w:val="24"/>
        </w:rPr>
      </w:pPr>
    </w:p>
    <w:p w14:paraId="6D3A83F6" w14:textId="77777777" w:rsidR="00661C8D" w:rsidRPr="00752B13" w:rsidRDefault="00661C8D" w:rsidP="00661C8D">
      <w:pPr>
        <w:jc w:val="center"/>
        <w:rPr>
          <w:rFonts w:ascii="宋体" w:hAnsi="宋体" w:cs="Arial"/>
          <w:b/>
          <w:sz w:val="24"/>
          <w:szCs w:val="24"/>
        </w:rPr>
      </w:pPr>
    </w:p>
    <w:p w14:paraId="78E56B5A" w14:textId="77777777" w:rsidR="00722150" w:rsidRPr="00752B13" w:rsidRDefault="00722150" w:rsidP="00661C8D">
      <w:pPr>
        <w:jc w:val="center"/>
        <w:rPr>
          <w:rFonts w:ascii="宋体" w:hAnsi="宋体" w:cs="Arial"/>
          <w:b/>
          <w:sz w:val="24"/>
          <w:szCs w:val="24"/>
        </w:rPr>
      </w:pPr>
      <w:r w:rsidRPr="00752B13">
        <w:rPr>
          <w:rFonts w:ascii="宋体" w:hAnsi="宋体" w:cs="Arial"/>
          <w:b/>
          <w:sz w:val="24"/>
          <w:szCs w:val="24"/>
        </w:rPr>
        <w:t>文档更新记录</w:t>
      </w:r>
    </w:p>
    <w:p w14:paraId="1454469F" w14:textId="77777777" w:rsidR="00661C8D" w:rsidRPr="00752B13" w:rsidRDefault="00661C8D" w:rsidP="00661C8D">
      <w:pPr>
        <w:jc w:val="center"/>
        <w:rPr>
          <w:rFonts w:ascii="宋体" w:hAnsi="宋体" w:cs="Arial"/>
          <w:b/>
          <w:sz w:val="24"/>
          <w:szCs w:val="24"/>
        </w:rPr>
      </w:pPr>
    </w:p>
    <w:tbl>
      <w:tblPr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96" w:type="dxa"/>
          <w:right w:w="96" w:type="dxa"/>
        </w:tblCellMar>
        <w:tblLook w:val="0000" w:firstRow="0" w:lastRow="0" w:firstColumn="0" w:lastColumn="0" w:noHBand="0" w:noVBand="0"/>
      </w:tblPr>
      <w:tblGrid>
        <w:gridCol w:w="1705"/>
        <w:gridCol w:w="1824"/>
        <w:gridCol w:w="1276"/>
        <w:gridCol w:w="3476"/>
        <w:tblGridChange w:id="4">
          <w:tblGrid>
            <w:gridCol w:w="123"/>
            <w:gridCol w:w="1582"/>
            <w:gridCol w:w="123"/>
            <w:gridCol w:w="1701"/>
            <w:gridCol w:w="123"/>
            <w:gridCol w:w="1153"/>
            <w:gridCol w:w="123"/>
            <w:gridCol w:w="3353"/>
            <w:gridCol w:w="123"/>
          </w:tblGrid>
        </w:tblGridChange>
      </w:tblGrid>
      <w:tr w:rsidR="00722150" w:rsidRPr="00752B13" w14:paraId="369C760B" w14:textId="77777777" w:rsidTr="00794809">
        <w:trPr>
          <w:cantSplit/>
          <w:tblHeader/>
          <w:jc w:val="center"/>
        </w:trPr>
        <w:tc>
          <w:tcPr>
            <w:tcW w:w="1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0025FD09" w14:textId="77777777" w:rsidR="00722150" w:rsidRPr="00752B13" w:rsidRDefault="00722150" w:rsidP="009969A7">
            <w:pPr>
              <w:pStyle w:val="a8"/>
              <w:tabs>
                <w:tab w:val="clear" w:pos="480"/>
                <w:tab w:val="clear" w:pos="960"/>
                <w:tab w:val="clear" w:pos="1440"/>
                <w:tab w:val="clear" w:pos="1920"/>
                <w:tab w:val="clear" w:pos="2400"/>
                <w:tab w:val="clear" w:pos="2880"/>
                <w:tab w:val="clear" w:pos="3360"/>
                <w:tab w:val="clear" w:pos="3840"/>
                <w:tab w:val="clear" w:pos="4320"/>
              </w:tabs>
              <w:jc w:val="center"/>
              <w:rPr>
                <w:rFonts w:ascii="宋体" w:hAnsi="宋体" w:cs="Arial"/>
                <w:szCs w:val="24"/>
              </w:rPr>
            </w:pPr>
            <w:r w:rsidRPr="00752B13">
              <w:rPr>
                <w:rFonts w:ascii="宋体" w:hAnsi="宋体" w:cs="Arial"/>
                <w:szCs w:val="24"/>
              </w:rPr>
              <w:t>日期</w:t>
            </w:r>
          </w:p>
        </w:tc>
        <w:tc>
          <w:tcPr>
            <w:tcW w:w="18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4C68E962" w14:textId="77777777" w:rsidR="00722150" w:rsidRPr="00752B13" w:rsidRDefault="00722150" w:rsidP="009969A7">
            <w:pPr>
              <w:jc w:val="center"/>
              <w:rPr>
                <w:rFonts w:ascii="宋体" w:hAnsi="宋体" w:cs="Arial"/>
                <w:sz w:val="24"/>
                <w:szCs w:val="24"/>
              </w:rPr>
            </w:pPr>
            <w:r w:rsidRPr="00752B13">
              <w:rPr>
                <w:rFonts w:ascii="宋体" w:hAnsi="宋体" w:cs="Arial"/>
                <w:sz w:val="24"/>
                <w:szCs w:val="24"/>
              </w:rPr>
              <w:t>更新人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6FCE2765" w14:textId="77777777" w:rsidR="00722150" w:rsidRPr="00752B13" w:rsidRDefault="00722150" w:rsidP="009969A7">
            <w:pPr>
              <w:jc w:val="center"/>
              <w:rPr>
                <w:rFonts w:ascii="宋体" w:hAnsi="宋体" w:cs="Arial"/>
                <w:sz w:val="24"/>
                <w:szCs w:val="24"/>
              </w:rPr>
            </w:pPr>
            <w:r w:rsidRPr="00752B13">
              <w:rPr>
                <w:rFonts w:ascii="宋体" w:hAnsi="宋体" w:cs="Arial"/>
                <w:sz w:val="24"/>
                <w:szCs w:val="24"/>
              </w:rPr>
              <w:t>版本</w:t>
            </w:r>
          </w:p>
        </w:tc>
        <w:tc>
          <w:tcPr>
            <w:tcW w:w="3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52CA5144" w14:textId="77777777" w:rsidR="00722150" w:rsidRPr="00752B13" w:rsidRDefault="00722150" w:rsidP="009969A7">
            <w:pPr>
              <w:jc w:val="center"/>
              <w:rPr>
                <w:rFonts w:ascii="宋体" w:hAnsi="宋体" w:cs="Arial"/>
                <w:sz w:val="24"/>
                <w:szCs w:val="24"/>
              </w:rPr>
            </w:pPr>
            <w:r w:rsidRPr="00752B13">
              <w:rPr>
                <w:rFonts w:ascii="宋体" w:hAnsi="宋体" w:cs="Arial"/>
                <w:sz w:val="24"/>
                <w:szCs w:val="24"/>
              </w:rPr>
              <w:t>备注</w:t>
            </w:r>
          </w:p>
        </w:tc>
      </w:tr>
      <w:tr w:rsidR="00722150" w:rsidRPr="00752B13" w14:paraId="377D7AA3" w14:textId="77777777" w:rsidTr="00794809">
        <w:trPr>
          <w:cantSplit/>
          <w:trHeight w:hRule="exact" w:val="95"/>
          <w:tblHeader/>
          <w:jc w:val="center"/>
        </w:trPr>
        <w:tc>
          <w:tcPr>
            <w:tcW w:w="1705" w:type="dxa"/>
            <w:tcBorders>
              <w:top w:val="single" w:sz="4" w:space="0" w:color="auto"/>
              <w:left w:val="nil"/>
              <w:right w:val="nil"/>
            </w:tcBorders>
            <w:shd w:val="pct50" w:color="auto" w:fill="auto"/>
          </w:tcPr>
          <w:p w14:paraId="2B6963C2" w14:textId="77777777" w:rsidR="00722150" w:rsidRPr="00752B13" w:rsidRDefault="00722150" w:rsidP="009969A7">
            <w:pPr>
              <w:pStyle w:val="TableText"/>
              <w:rPr>
                <w:rFonts w:ascii="宋体" w:hAnsi="宋体" w:cs="Arial"/>
                <w:sz w:val="24"/>
                <w:szCs w:val="24"/>
              </w:rPr>
            </w:pPr>
          </w:p>
        </w:tc>
        <w:tc>
          <w:tcPr>
            <w:tcW w:w="1824" w:type="dxa"/>
            <w:tcBorders>
              <w:top w:val="single" w:sz="4" w:space="0" w:color="auto"/>
              <w:left w:val="nil"/>
              <w:right w:val="nil"/>
            </w:tcBorders>
            <w:shd w:val="pct50" w:color="auto" w:fill="auto"/>
          </w:tcPr>
          <w:p w14:paraId="0524C234" w14:textId="77777777" w:rsidR="00722150" w:rsidRPr="00752B13" w:rsidRDefault="00722150" w:rsidP="009969A7">
            <w:pPr>
              <w:pStyle w:val="TableText"/>
              <w:rPr>
                <w:rFonts w:ascii="宋体" w:hAnsi="宋体" w:cs="Arial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nil"/>
              <w:right w:val="nil"/>
            </w:tcBorders>
            <w:shd w:val="pct50" w:color="auto" w:fill="auto"/>
          </w:tcPr>
          <w:p w14:paraId="6E3AE542" w14:textId="77777777" w:rsidR="00722150" w:rsidRPr="00752B13" w:rsidRDefault="00722150" w:rsidP="009969A7">
            <w:pPr>
              <w:pStyle w:val="TableText"/>
              <w:rPr>
                <w:rFonts w:ascii="宋体" w:hAnsi="宋体" w:cs="Arial"/>
                <w:sz w:val="24"/>
                <w:szCs w:val="24"/>
              </w:rPr>
            </w:pPr>
          </w:p>
        </w:tc>
        <w:tc>
          <w:tcPr>
            <w:tcW w:w="3476" w:type="dxa"/>
            <w:tcBorders>
              <w:top w:val="single" w:sz="4" w:space="0" w:color="auto"/>
              <w:left w:val="nil"/>
              <w:right w:val="nil"/>
            </w:tcBorders>
            <w:shd w:val="pct50" w:color="auto" w:fill="auto"/>
          </w:tcPr>
          <w:p w14:paraId="647A00CC" w14:textId="77777777" w:rsidR="00722150" w:rsidRPr="00752B13" w:rsidRDefault="00722150" w:rsidP="009969A7">
            <w:pPr>
              <w:pStyle w:val="TableText"/>
              <w:rPr>
                <w:rFonts w:ascii="宋体" w:hAnsi="宋体" w:cs="Arial"/>
                <w:sz w:val="24"/>
                <w:szCs w:val="24"/>
              </w:rPr>
            </w:pPr>
          </w:p>
        </w:tc>
      </w:tr>
      <w:tr w:rsidR="00722150" w:rsidRPr="00752B13" w14:paraId="583492A1" w14:textId="77777777" w:rsidTr="00794809">
        <w:trPr>
          <w:cantSplit/>
          <w:jc w:val="center"/>
        </w:trPr>
        <w:tc>
          <w:tcPr>
            <w:tcW w:w="1705" w:type="dxa"/>
          </w:tcPr>
          <w:p w14:paraId="63D68199" w14:textId="77777777" w:rsidR="00722150" w:rsidRPr="00752B13" w:rsidRDefault="00133D19" w:rsidP="00EF0AFC">
            <w:pPr>
              <w:pStyle w:val="TableText"/>
              <w:rPr>
                <w:rFonts w:ascii="宋体" w:hAnsi="宋体" w:cs="Arial"/>
                <w:sz w:val="24"/>
                <w:szCs w:val="24"/>
              </w:rPr>
            </w:pPr>
            <w:r>
              <w:rPr>
                <w:rFonts w:ascii="宋体" w:hAnsi="宋体" w:cs="Arial" w:hint="eastAsia"/>
                <w:sz w:val="24"/>
                <w:szCs w:val="24"/>
              </w:rPr>
              <w:t>201</w:t>
            </w:r>
            <w:r w:rsidR="0069206D">
              <w:rPr>
                <w:rFonts w:ascii="宋体" w:hAnsi="宋体" w:cs="Arial"/>
                <w:sz w:val="24"/>
                <w:szCs w:val="24"/>
              </w:rPr>
              <w:t>7</w:t>
            </w:r>
            <w:r w:rsidR="00EF0AFC">
              <w:rPr>
                <w:rFonts w:ascii="宋体" w:hAnsi="宋体" w:cs="Arial" w:hint="eastAsia"/>
                <w:sz w:val="24"/>
                <w:szCs w:val="24"/>
              </w:rPr>
              <w:t>-3</w:t>
            </w:r>
            <w:r>
              <w:rPr>
                <w:rFonts w:ascii="宋体" w:hAnsi="宋体" w:cs="Arial" w:hint="eastAsia"/>
                <w:sz w:val="24"/>
                <w:szCs w:val="24"/>
              </w:rPr>
              <w:t>-1</w:t>
            </w:r>
            <w:r w:rsidR="00EF0AFC">
              <w:rPr>
                <w:rFonts w:ascii="宋体" w:hAnsi="宋体" w:cs="Arial"/>
                <w:sz w:val="24"/>
                <w:szCs w:val="24"/>
              </w:rPr>
              <w:t>3</w:t>
            </w:r>
          </w:p>
        </w:tc>
        <w:tc>
          <w:tcPr>
            <w:tcW w:w="1824" w:type="dxa"/>
          </w:tcPr>
          <w:p w14:paraId="3736C83D" w14:textId="77777777" w:rsidR="00722150" w:rsidRPr="00752B13" w:rsidRDefault="00EF0AFC" w:rsidP="009969A7">
            <w:pPr>
              <w:pStyle w:val="TableText"/>
              <w:rPr>
                <w:rFonts w:ascii="宋体" w:hAnsi="宋体" w:cs="Arial"/>
                <w:sz w:val="24"/>
                <w:szCs w:val="24"/>
              </w:rPr>
            </w:pPr>
            <w:r>
              <w:rPr>
                <w:rFonts w:ascii="宋体" w:hAnsi="宋体" w:cs="Arial"/>
                <w:sz w:val="24"/>
                <w:szCs w:val="24"/>
              </w:rPr>
              <w:t>sj</w:t>
            </w:r>
          </w:p>
        </w:tc>
        <w:tc>
          <w:tcPr>
            <w:tcW w:w="1276" w:type="dxa"/>
          </w:tcPr>
          <w:p w14:paraId="4BAC9717" w14:textId="77777777" w:rsidR="00722150" w:rsidRPr="00752B13" w:rsidRDefault="00887B2B" w:rsidP="009969A7">
            <w:pPr>
              <w:pStyle w:val="TableText"/>
              <w:rPr>
                <w:rFonts w:ascii="宋体" w:hAnsi="宋体" w:cs="Arial"/>
                <w:sz w:val="24"/>
                <w:szCs w:val="24"/>
              </w:rPr>
            </w:pPr>
            <w:bookmarkStart w:id="5" w:name="OLE_LINK3"/>
            <w:bookmarkStart w:id="6" w:name="OLE_LINK4"/>
            <w:r>
              <w:rPr>
                <w:rFonts w:ascii="宋体" w:hAnsi="宋体" w:cs="Arial" w:hint="eastAsia"/>
                <w:sz w:val="24"/>
                <w:szCs w:val="24"/>
              </w:rPr>
              <w:t>V</w:t>
            </w:r>
            <w:r>
              <w:rPr>
                <w:rFonts w:ascii="宋体" w:hAnsi="宋体" w:cs="Arial"/>
                <w:sz w:val="24"/>
                <w:szCs w:val="24"/>
              </w:rPr>
              <w:t>1.0.0</w:t>
            </w:r>
            <w:bookmarkEnd w:id="5"/>
            <w:bookmarkEnd w:id="6"/>
          </w:p>
        </w:tc>
        <w:tc>
          <w:tcPr>
            <w:tcW w:w="3476" w:type="dxa"/>
          </w:tcPr>
          <w:p w14:paraId="372D1969" w14:textId="77777777" w:rsidR="00722150" w:rsidRPr="00752B13" w:rsidRDefault="00EF0AFC" w:rsidP="009969A7">
            <w:pPr>
              <w:pStyle w:val="TableText"/>
              <w:rPr>
                <w:rFonts w:ascii="宋体" w:hAnsi="宋体" w:cs="Arial"/>
                <w:sz w:val="24"/>
                <w:szCs w:val="24"/>
              </w:rPr>
            </w:pPr>
            <w:r>
              <w:rPr>
                <w:rFonts w:ascii="宋体" w:hAnsi="宋体" w:cs="Arial" w:hint="eastAsia"/>
                <w:sz w:val="24"/>
                <w:szCs w:val="24"/>
              </w:rPr>
              <w:t>初稿</w:t>
            </w:r>
          </w:p>
        </w:tc>
      </w:tr>
      <w:tr w:rsidR="00810F0C" w:rsidRPr="00752B13" w14:paraId="7D273F93" w14:textId="77777777" w:rsidTr="00794809">
        <w:trPr>
          <w:cantSplit/>
          <w:jc w:val="center"/>
        </w:trPr>
        <w:tc>
          <w:tcPr>
            <w:tcW w:w="1705" w:type="dxa"/>
          </w:tcPr>
          <w:p w14:paraId="73EA213F" w14:textId="77777777" w:rsidR="00810F0C" w:rsidRPr="00752B13" w:rsidRDefault="00810F0C" w:rsidP="00810F0C">
            <w:pPr>
              <w:pStyle w:val="TableText"/>
              <w:rPr>
                <w:rFonts w:ascii="宋体" w:hAnsi="宋体" w:cs="Arial"/>
                <w:sz w:val="24"/>
                <w:szCs w:val="24"/>
              </w:rPr>
            </w:pPr>
            <w:r>
              <w:rPr>
                <w:rFonts w:ascii="宋体" w:hAnsi="宋体" w:cs="Arial" w:hint="eastAsia"/>
                <w:sz w:val="24"/>
                <w:szCs w:val="24"/>
              </w:rPr>
              <w:t>201</w:t>
            </w:r>
            <w:r>
              <w:rPr>
                <w:rFonts w:ascii="宋体" w:hAnsi="宋体" w:cs="Arial"/>
                <w:sz w:val="24"/>
                <w:szCs w:val="24"/>
              </w:rPr>
              <w:t>7</w:t>
            </w:r>
            <w:r>
              <w:rPr>
                <w:rFonts w:ascii="宋体" w:hAnsi="宋体" w:cs="Arial" w:hint="eastAsia"/>
                <w:sz w:val="24"/>
                <w:szCs w:val="24"/>
              </w:rPr>
              <w:t>-</w:t>
            </w:r>
            <w:r>
              <w:rPr>
                <w:rFonts w:ascii="宋体" w:hAnsi="宋体" w:cs="Arial"/>
                <w:sz w:val="24"/>
                <w:szCs w:val="24"/>
              </w:rPr>
              <w:t>4</w:t>
            </w:r>
            <w:r>
              <w:rPr>
                <w:rFonts w:ascii="宋体" w:hAnsi="宋体" w:cs="Arial" w:hint="eastAsia"/>
                <w:sz w:val="24"/>
                <w:szCs w:val="24"/>
              </w:rPr>
              <w:t>-</w:t>
            </w:r>
            <w:r>
              <w:rPr>
                <w:rFonts w:ascii="宋体" w:hAnsi="宋体" w:cs="Arial"/>
                <w:sz w:val="24"/>
                <w:szCs w:val="24"/>
              </w:rPr>
              <w:t>10</w:t>
            </w:r>
          </w:p>
        </w:tc>
        <w:tc>
          <w:tcPr>
            <w:tcW w:w="1824" w:type="dxa"/>
          </w:tcPr>
          <w:p w14:paraId="780A6A44" w14:textId="77777777" w:rsidR="00810F0C" w:rsidRPr="00752B13" w:rsidRDefault="00810F0C" w:rsidP="00810F0C">
            <w:pPr>
              <w:pStyle w:val="TableText"/>
              <w:rPr>
                <w:rFonts w:ascii="宋体" w:hAnsi="宋体" w:cs="Arial"/>
                <w:sz w:val="24"/>
                <w:szCs w:val="24"/>
              </w:rPr>
            </w:pPr>
            <w:r>
              <w:rPr>
                <w:rFonts w:ascii="宋体" w:hAnsi="宋体" w:cs="Arial"/>
                <w:sz w:val="24"/>
                <w:szCs w:val="24"/>
              </w:rPr>
              <w:t>s</w:t>
            </w:r>
            <w:r>
              <w:rPr>
                <w:rFonts w:ascii="宋体" w:hAnsi="宋体" w:cs="Arial" w:hint="eastAsia"/>
                <w:sz w:val="24"/>
                <w:szCs w:val="24"/>
              </w:rPr>
              <w:t>j</w:t>
            </w:r>
          </w:p>
        </w:tc>
        <w:tc>
          <w:tcPr>
            <w:tcW w:w="1276" w:type="dxa"/>
          </w:tcPr>
          <w:p w14:paraId="429BA0A0" w14:textId="77777777" w:rsidR="00810F0C" w:rsidRPr="00752B13" w:rsidRDefault="00810F0C" w:rsidP="00810F0C">
            <w:pPr>
              <w:pStyle w:val="TableText"/>
              <w:rPr>
                <w:rFonts w:ascii="宋体" w:hAnsi="宋体" w:cs="Arial"/>
                <w:sz w:val="24"/>
                <w:szCs w:val="24"/>
              </w:rPr>
            </w:pPr>
            <w:r>
              <w:rPr>
                <w:rFonts w:ascii="宋体" w:hAnsi="宋体" w:cs="Arial" w:hint="eastAsia"/>
                <w:sz w:val="24"/>
                <w:szCs w:val="24"/>
              </w:rPr>
              <w:t>V</w:t>
            </w:r>
            <w:r>
              <w:rPr>
                <w:rFonts w:ascii="宋体" w:hAnsi="宋体" w:cs="Arial"/>
                <w:sz w:val="24"/>
                <w:szCs w:val="24"/>
              </w:rPr>
              <w:t>1.0.1</w:t>
            </w:r>
          </w:p>
        </w:tc>
        <w:tc>
          <w:tcPr>
            <w:tcW w:w="3476" w:type="dxa"/>
          </w:tcPr>
          <w:p w14:paraId="676DDF95" w14:textId="77777777" w:rsidR="00810F0C" w:rsidRPr="00752B13" w:rsidRDefault="00810F0C" w:rsidP="00810F0C">
            <w:pPr>
              <w:pStyle w:val="TableText"/>
              <w:rPr>
                <w:rFonts w:ascii="宋体" w:hAnsi="宋体" w:cs="Arial"/>
                <w:sz w:val="24"/>
                <w:szCs w:val="24"/>
              </w:rPr>
            </w:pPr>
            <w:r>
              <w:rPr>
                <w:rFonts w:ascii="宋体" w:hAnsi="宋体" w:cs="Arial" w:hint="eastAsia"/>
                <w:sz w:val="24"/>
                <w:szCs w:val="24"/>
              </w:rPr>
              <w:t>更新</w:t>
            </w:r>
          </w:p>
        </w:tc>
      </w:tr>
      <w:tr w:rsidR="00810F0C" w:rsidRPr="00752B13" w14:paraId="6C5BB18E" w14:textId="77777777" w:rsidTr="00794809">
        <w:trPr>
          <w:cantSplit/>
          <w:jc w:val="center"/>
        </w:trPr>
        <w:tc>
          <w:tcPr>
            <w:tcW w:w="1705" w:type="dxa"/>
          </w:tcPr>
          <w:p w14:paraId="65BEF28C" w14:textId="77777777" w:rsidR="00810F0C" w:rsidRPr="00752B13" w:rsidRDefault="00810F0C" w:rsidP="00810F0C">
            <w:pPr>
              <w:pStyle w:val="TableText"/>
              <w:rPr>
                <w:rFonts w:ascii="宋体" w:hAnsi="宋体" w:cs="Arial"/>
                <w:sz w:val="24"/>
                <w:szCs w:val="24"/>
              </w:rPr>
            </w:pPr>
            <w:r>
              <w:rPr>
                <w:rFonts w:ascii="宋体" w:hAnsi="宋体" w:cs="Arial" w:hint="eastAsia"/>
                <w:sz w:val="24"/>
                <w:szCs w:val="24"/>
              </w:rPr>
              <w:t>201</w:t>
            </w:r>
            <w:r>
              <w:rPr>
                <w:rFonts w:ascii="宋体" w:hAnsi="宋体" w:cs="Arial"/>
                <w:sz w:val="24"/>
                <w:szCs w:val="24"/>
              </w:rPr>
              <w:t>7</w:t>
            </w:r>
            <w:r>
              <w:rPr>
                <w:rFonts w:ascii="宋体" w:hAnsi="宋体" w:cs="Arial" w:hint="eastAsia"/>
                <w:sz w:val="24"/>
                <w:szCs w:val="24"/>
              </w:rPr>
              <w:t>-</w:t>
            </w:r>
            <w:r>
              <w:rPr>
                <w:rFonts w:ascii="宋体" w:hAnsi="宋体" w:cs="Arial"/>
                <w:sz w:val="24"/>
                <w:szCs w:val="24"/>
              </w:rPr>
              <w:t>6</w:t>
            </w:r>
            <w:r>
              <w:rPr>
                <w:rFonts w:ascii="宋体" w:hAnsi="宋体" w:cs="Arial" w:hint="eastAsia"/>
                <w:sz w:val="24"/>
                <w:szCs w:val="24"/>
              </w:rPr>
              <w:t>-</w:t>
            </w:r>
            <w:r>
              <w:rPr>
                <w:rFonts w:ascii="宋体" w:hAnsi="宋体" w:cs="Arial"/>
                <w:sz w:val="24"/>
                <w:szCs w:val="24"/>
              </w:rPr>
              <w:t>10</w:t>
            </w:r>
          </w:p>
        </w:tc>
        <w:tc>
          <w:tcPr>
            <w:tcW w:w="1824" w:type="dxa"/>
          </w:tcPr>
          <w:p w14:paraId="696BC058" w14:textId="77777777" w:rsidR="00810F0C" w:rsidRPr="00752B13" w:rsidRDefault="00810F0C" w:rsidP="00810F0C">
            <w:pPr>
              <w:pStyle w:val="TableText"/>
              <w:rPr>
                <w:rFonts w:ascii="宋体" w:hAnsi="宋体" w:cs="Arial"/>
                <w:sz w:val="24"/>
                <w:szCs w:val="24"/>
              </w:rPr>
            </w:pPr>
            <w:r>
              <w:rPr>
                <w:rFonts w:ascii="宋体" w:hAnsi="宋体" w:cs="Arial"/>
                <w:sz w:val="24"/>
                <w:szCs w:val="24"/>
              </w:rPr>
              <w:t>John</w:t>
            </w:r>
          </w:p>
        </w:tc>
        <w:tc>
          <w:tcPr>
            <w:tcW w:w="1276" w:type="dxa"/>
          </w:tcPr>
          <w:p w14:paraId="65BEE7DA" w14:textId="77777777" w:rsidR="00810F0C" w:rsidRPr="00752B13" w:rsidRDefault="00810F0C" w:rsidP="00810F0C">
            <w:pPr>
              <w:pStyle w:val="TableText"/>
              <w:rPr>
                <w:rFonts w:ascii="宋体" w:hAnsi="宋体" w:cs="Arial"/>
                <w:sz w:val="24"/>
                <w:szCs w:val="24"/>
              </w:rPr>
            </w:pPr>
            <w:r>
              <w:rPr>
                <w:rFonts w:ascii="宋体" w:hAnsi="宋体" w:cs="Arial" w:hint="eastAsia"/>
                <w:sz w:val="24"/>
                <w:szCs w:val="24"/>
              </w:rPr>
              <w:t>V</w:t>
            </w:r>
            <w:r>
              <w:rPr>
                <w:rFonts w:ascii="宋体" w:hAnsi="宋体" w:cs="Arial"/>
                <w:sz w:val="24"/>
                <w:szCs w:val="24"/>
              </w:rPr>
              <w:t>1.0.2</w:t>
            </w:r>
          </w:p>
        </w:tc>
        <w:tc>
          <w:tcPr>
            <w:tcW w:w="3476" w:type="dxa"/>
          </w:tcPr>
          <w:p w14:paraId="67D18802" w14:textId="77777777" w:rsidR="00810F0C" w:rsidRPr="00752B13" w:rsidRDefault="00810F0C" w:rsidP="00810F0C">
            <w:pPr>
              <w:pStyle w:val="TableText"/>
              <w:rPr>
                <w:rFonts w:ascii="宋体" w:hAnsi="宋体" w:cs="Arial"/>
                <w:sz w:val="24"/>
                <w:szCs w:val="24"/>
              </w:rPr>
            </w:pPr>
            <w:r>
              <w:rPr>
                <w:rFonts w:ascii="宋体" w:hAnsi="宋体" w:cs="Arial" w:hint="eastAsia"/>
                <w:sz w:val="24"/>
                <w:szCs w:val="24"/>
              </w:rPr>
              <w:t>更新F</w:t>
            </w:r>
            <w:r>
              <w:rPr>
                <w:rFonts w:ascii="宋体" w:hAnsi="宋体" w:cs="Arial"/>
                <w:sz w:val="24"/>
                <w:szCs w:val="24"/>
              </w:rPr>
              <w:t>PGA</w:t>
            </w:r>
            <w:r>
              <w:rPr>
                <w:rFonts w:ascii="宋体" w:hAnsi="宋体" w:cs="Arial" w:hint="eastAsia"/>
                <w:sz w:val="24"/>
                <w:szCs w:val="24"/>
              </w:rPr>
              <w:t>架构Multi-Channel</w:t>
            </w:r>
          </w:p>
        </w:tc>
      </w:tr>
      <w:tr w:rsidR="00810F0C" w:rsidRPr="00752B13" w14:paraId="3837CAC1" w14:textId="77777777" w:rsidTr="00794809">
        <w:trPr>
          <w:cantSplit/>
          <w:jc w:val="center"/>
        </w:trPr>
        <w:tc>
          <w:tcPr>
            <w:tcW w:w="1705" w:type="dxa"/>
          </w:tcPr>
          <w:p w14:paraId="14B785F5" w14:textId="77777777" w:rsidR="00810F0C" w:rsidRPr="00752B13" w:rsidRDefault="00810F0C" w:rsidP="00810F0C">
            <w:pPr>
              <w:pStyle w:val="TableText"/>
              <w:rPr>
                <w:rFonts w:ascii="宋体" w:hAnsi="宋体" w:cs="Arial"/>
                <w:sz w:val="24"/>
                <w:szCs w:val="24"/>
              </w:rPr>
            </w:pPr>
            <w:r>
              <w:rPr>
                <w:rFonts w:ascii="宋体" w:hAnsi="宋体" w:cs="Arial" w:hint="eastAsia"/>
                <w:sz w:val="24"/>
                <w:szCs w:val="24"/>
              </w:rPr>
              <w:t>201</w:t>
            </w:r>
            <w:r>
              <w:rPr>
                <w:rFonts w:ascii="宋体" w:hAnsi="宋体" w:cs="Arial"/>
                <w:sz w:val="24"/>
                <w:szCs w:val="24"/>
              </w:rPr>
              <w:t>7</w:t>
            </w:r>
            <w:r>
              <w:rPr>
                <w:rFonts w:ascii="宋体" w:hAnsi="宋体" w:cs="Arial" w:hint="eastAsia"/>
                <w:sz w:val="24"/>
                <w:szCs w:val="24"/>
              </w:rPr>
              <w:t>-</w:t>
            </w:r>
            <w:r>
              <w:rPr>
                <w:rFonts w:ascii="宋体" w:hAnsi="宋体" w:cs="Arial"/>
                <w:sz w:val="24"/>
                <w:szCs w:val="24"/>
              </w:rPr>
              <w:t>7</w:t>
            </w:r>
            <w:r>
              <w:rPr>
                <w:rFonts w:ascii="宋体" w:hAnsi="宋体" w:cs="Arial" w:hint="eastAsia"/>
                <w:sz w:val="24"/>
                <w:szCs w:val="24"/>
              </w:rPr>
              <w:t>-</w:t>
            </w:r>
            <w:r>
              <w:rPr>
                <w:rFonts w:ascii="宋体" w:hAnsi="宋体" w:cs="Arial"/>
                <w:sz w:val="24"/>
                <w:szCs w:val="24"/>
              </w:rPr>
              <w:t>10</w:t>
            </w:r>
          </w:p>
        </w:tc>
        <w:tc>
          <w:tcPr>
            <w:tcW w:w="1824" w:type="dxa"/>
          </w:tcPr>
          <w:p w14:paraId="5F9AB4BC" w14:textId="77777777" w:rsidR="00810F0C" w:rsidRPr="00752B13" w:rsidRDefault="00810F0C" w:rsidP="00810F0C">
            <w:pPr>
              <w:pStyle w:val="TableText"/>
              <w:rPr>
                <w:rFonts w:ascii="宋体" w:hAnsi="宋体" w:cs="Arial"/>
                <w:sz w:val="24"/>
                <w:szCs w:val="24"/>
              </w:rPr>
            </w:pPr>
            <w:r>
              <w:rPr>
                <w:rFonts w:ascii="宋体" w:hAnsi="宋体" w:cs="Arial"/>
                <w:sz w:val="24"/>
                <w:szCs w:val="24"/>
              </w:rPr>
              <w:t>sj</w:t>
            </w:r>
          </w:p>
        </w:tc>
        <w:tc>
          <w:tcPr>
            <w:tcW w:w="1276" w:type="dxa"/>
          </w:tcPr>
          <w:p w14:paraId="4D147AFF" w14:textId="77777777" w:rsidR="00810F0C" w:rsidRPr="00752B13" w:rsidRDefault="00810F0C" w:rsidP="00810F0C">
            <w:pPr>
              <w:pStyle w:val="TableText"/>
              <w:rPr>
                <w:rFonts w:ascii="宋体" w:hAnsi="宋体" w:cs="Arial"/>
                <w:sz w:val="24"/>
                <w:szCs w:val="24"/>
              </w:rPr>
            </w:pPr>
            <w:r>
              <w:rPr>
                <w:rFonts w:ascii="宋体" w:hAnsi="宋体" w:cs="Arial" w:hint="eastAsia"/>
                <w:sz w:val="24"/>
                <w:szCs w:val="24"/>
              </w:rPr>
              <w:t>V</w:t>
            </w:r>
            <w:r>
              <w:rPr>
                <w:rFonts w:ascii="宋体" w:hAnsi="宋体" w:cs="Arial"/>
                <w:sz w:val="24"/>
                <w:szCs w:val="24"/>
              </w:rPr>
              <w:t>1.0.3</w:t>
            </w:r>
          </w:p>
        </w:tc>
        <w:tc>
          <w:tcPr>
            <w:tcW w:w="3476" w:type="dxa"/>
          </w:tcPr>
          <w:p w14:paraId="25BF554A" w14:textId="77777777" w:rsidR="00810F0C" w:rsidRPr="00752B13" w:rsidRDefault="00810F0C" w:rsidP="00810F0C">
            <w:pPr>
              <w:pStyle w:val="TableText"/>
              <w:rPr>
                <w:rFonts w:ascii="宋体" w:hAnsi="宋体" w:cs="Arial"/>
                <w:sz w:val="24"/>
                <w:szCs w:val="24"/>
              </w:rPr>
            </w:pPr>
            <w:r>
              <w:rPr>
                <w:rFonts w:ascii="宋体" w:hAnsi="宋体" w:cs="Arial" w:hint="eastAsia"/>
                <w:sz w:val="24"/>
                <w:szCs w:val="24"/>
              </w:rPr>
              <w:t>更新数据</w:t>
            </w:r>
            <w:r>
              <w:rPr>
                <w:rFonts w:ascii="宋体" w:hAnsi="宋体" w:cs="Arial"/>
                <w:sz w:val="24"/>
                <w:szCs w:val="24"/>
              </w:rPr>
              <w:t>复用</w:t>
            </w:r>
          </w:p>
        </w:tc>
      </w:tr>
      <w:tr w:rsidR="00810F0C" w:rsidRPr="00752B13" w14:paraId="1EA4AAFA" w14:textId="77777777" w:rsidTr="00794809">
        <w:trPr>
          <w:cantSplit/>
          <w:jc w:val="center"/>
        </w:trPr>
        <w:tc>
          <w:tcPr>
            <w:tcW w:w="1705" w:type="dxa"/>
          </w:tcPr>
          <w:p w14:paraId="4F6A23E8" w14:textId="77777777" w:rsidR="00810F0C" w:rsidRPr="00752B13" w:rsidRDefault="00810F0C" w:rsidP="00810F0C">
            <w:pPr>
              <w:pStyle w:val="TableText"/>
              <w:rPr>
                <w:rFonts w:ascii="宋体" w:hAnsi="宋体" w:cs="Arial"/>
                <w:sz w:val="24"/>
                <w:szCs w:val="24"/>
              </w:rPr>
            </w:pPr>
            <w:r>
              <w:rPr>
                <w:rFonts w:ascii="宋体" w:hAnsi="宋体" w:cs="Arial" w:hint="eastAsia"/>
                <w:sz w:val="24"/>
                <w:szCs w:val="24"/>
              </w:rPr>
              <w:t>201</w:t>
            </w:r>
            <w:r>
              <w:rPr>
                <w:rFonts w:ascii="宋体" w:hAnsi="宋体" w:cs="Arial"/>
                <w:sz w:val="24"/>
                <w:szCs w:val="24"/>
              </w:rPr>
              <w:t>7</w:t>
            </w:r>
            <w:r>
              <w:rPr>
                <w:rFonts w:ascii="宋体" w:hAnsi="宋体" w:cs="Arial" w:hint="eastAsia"/>
                <w:sz w:val="24"/>
                <w:szCs w:val="24"/>
              </w:rPr>
              <w:t>-</w:t>
            </w:r>
            <w:r>
              <w:rPr>
                <w:rFonts w:ascii="宋体" w:hAnsi="宋体" w:cs="Arial"/>
                <w:sz w:val="24"/>
                <w:szCs w:val="24"/>
              </w:rPr>
              <w:t>9</w:t>
            </w:r>
            <w:r>
              <w:rPr>
                <w:rFonts w:ascii="宋体" w:hAnsi="宋体" w:cs="Arial" w:hint="eastAsia"/>
                <w:sz w:val="24"/>
                <w:szCs w:val="24"/>
              </w:rPr>
              <w:t>-</w:t>
            </w:r>
            <w:r>
              <w:rPr>
                <w:rFonts w:ascii="宋体" w:hAnsi="宋体" w:cs="Arial"/>
                <w:sz w:val="24"/>
                <w:szCs w:val="24"/>
              </w:rPr>
              <w:t>4</w:t>
            </w:r>
          </w:p>
        </w:tc>
        <w:tc>
          <w:tcPr>
            <w:tcW w:w="1824" w:type="dxa"/>
          </w:tcPr>
          <w:p w14:paraId="35F0544C" w14:textId="77777777" w:rsidR="00810F0C" w:rsidRPr="00752B13" w:rsidRDefault="00810F0C" w:rsidP="00810F0C">
            <w:pPr>
              <w:pStyle w:val="TableText"/>
              <w:rPr>
                <w:rFonts w:ascii="宋体" w:hAnsi="宋体" w:cs="Arial"/>
                <w:sz w:val="24"/>
                <w:szCs w:val="24"/>
              </w:rPr>
            </w:pPr>
            <w:r>
              <w:rPr>
                <w:rFonts w:ascii="宋体" w:hAnsi="宋体" w:cs="Arial"/>
                <w:sz w:val="24"/>
                <w:szCs w:val="24"/>
              </w:rPr>
              <w:t>sj</w:t>
            </w:r>
          </w:p>
        </w:tc>
        <w:tc>
          <w:tcPr>
            <w:tcW w:w="1276" w:type="dxa"/>
          </w:tcPr>
          <w:p w14:paraId="5FDEB95B" w14:textId="77777777" w:rsidR="00810F0C" w:rsidRPr="00752B13" w:rsidRDefault="00810F0C" w:rsidP="00810F0C">
            <w:pPr>
              <w:pStyle w:val="TableText"/>
              <w:rPr>
                <w:rFonts w:ascii="宋体" w:hAnsi="宋体" w:cs="Arial"/>
                <w:sz w:val="24"/>
                <w:szCs w:val="24"/>
              </w:rPr>
            </w:pPr>
            <w:r>
              <w:rPr>
                <w:rFonts w:ascii="宋体" w:hAnsi="宋体" w:cs="Arial" w:hint="eastAsia"/>
                <w:sz w:val="24"/>
                <w:szCs w:val="24"/>
              </w:rPr>
              <w:t>V</w:t>
            </w:r>
            <w:r>
              <w:rPr>
                <w:rFonts w:ascii="宋体" w:hAnsi="宋体" w:cs="Arial"/>
                <w:sz w:val="24"/>
                <w:szCs w:val="24"/>
              </w:rPr>
              <w:t>1.0.4</w:t>
            </w:r>
          </w:p>
        </w:tc>
        <w:tc>
          <w:tcPr>
            <w:tcW w:w="3476" w:type="dxa"/>
          </w:tcPr>
          <w:p w14:paraId="7E79B86A" w14:textId="77777777" w:rsidR="00810F0C" w:rsidRPr="00752B13" w:rsidRDefault="00810F0C" w:rsidP="00810F0C">
            <w:pPr>
              <w:pStyle w:val="TableText"/>
              <w:rPr>
                <w:rFonts w:ascii="宋体" w:hAnsi="宋体" w:cs="Arial"/>
                <w:sz w:val="24"/>
                <w:szCs w:val="24"/>
              </w:rPr>
            </w:pPr>
            <w:r>
              <w:rPr>
                <w:rFonts w:ascii="宋体" w:hAnsi="宋体" w:cs="Arial" w:hint="eastAsia"/>
                <w:sz w:val="24"/>
                <w:szCs w:val="24"/>
              </w:rPr>
              <w:t>更新总体设计</w:t>
            </w:r>
          </w:p>
        </w:tc>
      </w:tr>
      <w:tr w:rsidR="00555971" w:rsidRPr="00752B13" w14:paraId="756C6C83" w14:textId="77777777" w:rsidTr="00794809">
        <w:trPr>
          <w:cantSplit/>
          <w:jc w:val="center"/>
        </w:trPr>
        <w:tc>
          <w:tcPr>
            <w:tcW w:w="1705" w:type="dxa"/>
          </w:tcPr>
          <w:p w14:paraId="2E400506" w14:textId="77777777" w:rsidR="00555971" w:rsidRPr="00752B13" w:rsidRDefault="00555971" w:rsidP="00555971">
            <w:pPr>
              <w:pStyle w:val="TableText"/>
              <w:rPr>
                <w:rFonts w:ascii="宋体" w:hAnsi="宋体" w:cs="Arial"/>
                <w:sz w:val="24"/>
                <w:szCs w:val="24"/>
              </w:rPr>
            </w:pPr>
            <w:r>
              <w:rPr>
                <w:rFonts w:ascii="宋体" w:hAnsi="宋体" w:cs="Arial" w:hint="eastAsia"/>
                <w:sz w:val="24"/>
                <w:szCs w:val="24"/>
              </w:rPr>
              <w:t>201</w:t>
            </w:r>
            <w:r>
              <w:rPr>
                <w:rFonts w:ascii="宋体" w:hAnsi="宋体" w:cs="Arial"/>
                <w:sz w:val="24"/>
                <w:szCs w:val="24"/>
              </w:rPr>
              <w:t>7</w:t>
            </w:r>
            <w:r>
              <w:rPr>
                <w:rFonts w:ascii="宋体" w:hAnsi="宋体" w:cs="Arial" w:hint="eastAsia"/>
                <w:sz w:val="24"/>
                <w:szCs w:val="24"/>
              </w:rPr>
              <w:t>-</w:t>
            </w:r>
            <w:r>
              <w:rPr>
                <w:rFonts w:ascii="宋体" w:hAnsi="宋体" w:cs="Arial"/>
                <w:sz w:val="24"/>
                <w:szCs w:val="24"/>
              </w:rPr>
              <w:t>10</w:t>
            </w:r>
            <w:r>
              <w:rPr>
                <w:rFonts w:ascii="宋体" w:hAnsi="宋体" w:cs="Arial" w:hint="eastAsia"/>
                <w:sz w:val="24"/>
                <w:szCs w:val="24"/>
              </w:rPr>
              <w:t>-</w:t>
            </w:r>
            <w:r>
              <w:rPr>
                <w:rFonts w:ascii="宋体" w:hAnsi="宋体" w:cs="Arial"/>
                <w:sz w:val="24"/>
                <w:szCs w:val="24"/>
              </w:rPr>
              <w:t>16</w:t>
            </w:r>
          </w:p>
        </w:tc>
        <w:tc>
          <w:tcPr>
            <w:tcW w:w="1824" w:type="dxa"/>
          </w:tcPr>
          <w:p w14:paraId="690D869A" w14:textId="77777777" w:rsidR="00555971" w:rsidRPr="00752B13" w:rsidRDefault="00555971" w:rsidP="00555971">
            <w:pPr>
              <w:pStyle w:val="TableText"/>
              <w:rPr>
                <w:rFonts w:ascii="宋体" w:hAnsi="宋体" w:cs="Arial"/>
                <w:sz w:val="24"/>
                <w:szCs w:val="24"/>
              </w:rPr>
            </w:pPr>
            <w:r>
              <w:rPr>
                <w:rFonts w:ascii="宋体" w:hAnsi="宋体" w:cs="Arial"/>
                <w:sz w:val="24"/>
                <w:szCs w:val="24"/>
              </w:rPr>
              <w:t>sj</w:t>
            </w:r>
          </w:p>
        </w:tc>
        <w:tc>
          <w:tcPr>
            <w:tcW w:w="1276" w:type="dxa"/>
          </w:tcPr>
          <w:p w14:paraId="46F1B077" w14:textId="77777777" w:rsidR="00555971" w:rsidRPr="00752B13" w:rsidRDefault="00555971" w:rsidP="00555971">
            <w:pPr>
              <w:pStyle w:val="TableText"/>
              <w:rPr>
                <w:rFonts w:ascii="宋体" w:hAnsi="宋体" w:cs="Arial"/>
                <w:sz w:val="24"/>
                <w:szCs w:val="24"/>
              </w:rPr>
            </w:pPr>
            <w:r>
              <w:rPr>
                <w:rFonts w:ascii="宋体" w:hAnsi="宋体" w:cs="Arial" w:hint="eastAsia"/>
                <w:sz w:val="24"/>
                <w:szCs w:val="24"/>
              </w:rPr>
              <w:t>V</w:t>
            </w:r>
            <w:r>
              <w:rPr>
                <w:rFonts w:ascii="宋体" w:hAnsi="宋体" w:cs="Arial"/>
                <w:sz w:val="24"/>
                <w:szCs w:val="24"/>
              </w:rPr>
              <w:t>1.0.5</w:t>
            </w:r>
          </w:p>
        </w:tc>
        <w:tc>
          <w:tcPr>
            <w:tcW w:w="3476" w:type="dxa"/>
          </w:tcPr>
          <w:p w14:paraId="410B9BFF" w14:textId="77777777" w:rsidR="00555971" w:rsidRPr="00752B13" w:rsidRDefault="00555971" w:rsidP="00555971">
            <w:pPr>
              <w:pStyle w:val="TableText"/>
              <w:rPr>
                <w:rFonts w:ascii="宋体" w:hAnsi="宋体" w:cs="Arial"/>
                <w:sz w:val="24"/>
                <w:szCs w:val="24"/>
              </w:rPr>
            </w:pPr>
            <w:r>
              <w:rPr>
                <w:rFonts w:ascii="宋体" w:hAnsi="宋体" w:cs="Arial" w:hint="eastAsia"/>
                <w:sz w:val="24"/>
                <w:szCs w:val="24"/>
              </w:rPr>
              <w:t>更新总体设计</w:t>
            </w:r>
          </w:p>
        </w:tc>
      </w:tr>
      <w:tr w:rsidR="00004D64" w:rsidRPr="00752B13" w14:paraId="4D3B40A4" w14:textId="77777777" w:rsidTr="00794809">
        <w:trPr>
          <w:cantSplit/>
          <w:jc w:val="center"/>
        </w:trPr>
        <w:tc>
          <w:tcPr>
            <w:tcW w:w="1705" w:type="dxa"/>
          </w:tcPr>
          <w:p w14:paraId="7D1942AC" w14:textId="4A0BD2E3" w:rsidR="00004D64" w:rsidRDefault="00004D64" w:rsidP="00004D64">
            <w:pPr>
              <w:pStyle w:val="TableText"/>
              <w:rPr>
                <w:rFonts w:ascii="宋体" w:hAnsi="宋体" w:cs="Arial"/>
                <w:sz w:val="24"/>
                <w:szCs w:val="24"/>
              </w:rPr>
            </w:pPr>
            <w:r>
              <w:rPr>
                <w:rFonts w:ascii="宋体" w:hAnsi="宋体" w:cs="Arial" w:hint="eastAsia"/>
                <w:sz w:val="24"/>
                <w:szCs w:val="24"/>
              </w:rPr>
              <w:t>201</w:t>
            </w:r>
            <w:r>
              <w:rPr>
                <w:rFonts w:ascii="宋体" w:hAnsi="宋体" w:cs="Arial"/>
                <w:sz w:val="24"/>
                <w:szCs w:val="24"/>
              </w:rPr>
              <w:t>7</w:t>
            </w:r>
            <w:r>
              <w:rPr>
                <w:rFonts w:ascii="宋体" w:hAnsi="宋体" w:cs="Arial" w:hint="eastAsia"/>
                <w:sz w:val="24"/>
                <w:szCs w:val="24"/>
              </w:rPr>
              <w:t>-</w:t>
            </w:r>
            <w:r>
              <w:rPr>
                <w:rFonts w:ascii="宋体" w:hAnsi="宋体" w:cs="Arial"/>
                <w:sz w:val="24"/>
                <w:szCs w:val="24"/>
              </w:rPr>
              <w:t>10</w:t>
            </w:r>
            <w:r>
              <w:rPr>
                <w:rFonts w:ascii="宋体" w:hAnsi="宋体" w:cs="Arial" w:hint="eastAsia"/>
                <w:sz w:val="24"/>
                <w:szCs w:val="24"/>
              </w:rPr>
              <w:t>-</w:t>
            </w:r>
            <w:r>
              <w:rPr>
                <w:rFonts w:ascii="宋体" w:hAnsi="宋体" w:cs="Arial"/>
                <w:sz w:val="24"/>
                <w:szCs w:val="24"/>
              </w:rPr>
              <w:t>25</w:t>
            </w:r>
          </w:p>
        </w:tc>
        <w:tc>
          <w:tcPr>
            <w:tcW w:w="1824" w:type="dxa"/>
          </w:tcPr>
          <w:p w14:paraId="4D1FBB5E" w14:textId="6B8BEA03" w:rsidR="00004D64" w:rsidRDefault="00004D64" w:rsidP="00004D64">
            <w:pPr>
              <w:pStyle w:val="TableText"/>
              <w:rPr>
                <w:rFonts w:ascii="宋体" w:hAnsi="宋体" w:cs="Arial"/>
                <w:sz w:val="24"/>
                <w:szCs w:val="24"/>
              </w:rPr>
            </w:pPr>
            <w:r>
              <w:rPr>
                <w:rFonts w:ascii="宋体" w:hAnsi="宋体" w:cs="Arial"/>
                <w:sz w:val="24"/>
                <w:szCs w:val="24"/>
              </w:rPr>
              <w:t>sj</w:t>
            </w:r>
          </w:p>
        </w:tc>
        <w:tc>
          <w:tcPr>
            <w:tcW w:w="1276" w:type="dxa"/>
          </w:tcPr>
          <w:p w14:paraId="5563DACA" w14:textId="7AD2709A" w:rsidR="00004D64" w:rsidRDefault="00004D64" w:rsidP="00004D64">
            <w:pPr>
              <w:pStyle w:val="TableText"/>
              <w:rPr>
                <w:rFonts w:ascii="宋体" w:hAnsi="宋体" w:cs="Arial"/>
                <w:sz w:val="24"/>
                <w:szCs w:val="24"/>
              </w:rPr>
            </w:pPr>
            <w:r>
              <w:rPr>
                <w:rFonts w:ascii="宋体" w:hAnsi="宋体" w:cs="Arial" w:hint="eastAsia"/>
                <w:sz w:val="24"/>
                <w:szCs w:val="24"/>
              </w:rPr>
              <w:t>V</w:t>
            </w:r>
            <w:r>
              <w:rPr>
                <w:rFonts w:ascii="宋体" w:hAnsi="宋体" w:cs="Arial"/>
                <w:sz w:val="24"/>
                <w:szCs w:val="24"/>
              </w:rPr>
              <w:t>1.0.6</w:t>
            </w:r>
          </w:p>
        </w:tc>
        <w:tc>
          <w:tcPr>
            <w:tcW w:w="3476" w:type="dxa"/>
          </w:tcPr>
          <w:p w14:paraId="72CD68D2" w14:textId="2AFEFAEF" w:rsidR="00004D64" w:rsidRDefault="00004D64" w:rsidP="00004D64">
            <w:pPr>
              <w:pStyle w:val="TableText"/>
              <w:rPr>
                <w:rFonts w:ascii="宋体" w:hAnsi="宋体" w:cs="Arial"/>
                <w:sz w:val="24"/>
                <w:szCs w:val="24"/>
              </w:rPr>
            </w:pPr>
            <w:proofErr w:type="gramStart"/>
            <w:r>
              <w:rPr>
                <w:rFonts w:ascii="宋体" w:hAnsi="宋体" w:cs="Arial" w:hint="eastAsia"/>
                <w:sz w:val="24"/>
                <w:szCs w:val="24"/>
              </w:rPr>
              <w:t>更新全</w:t>
            </w:r>
            <w:proofErr w:type="gramEnd"/>
            <w:r>
              <w:rPr>
                <w:rFonts w:ascii="宋体" w:hAnsi="宋体" w:cs="Arial" w:hint="eastAsia"/>
                <w:sz w:val="24"/>
                <w:szCs w:val="24"/>
              </w:rPr>
              <w:t>连接</w:t>
            </w:r>
          </w:p>
        </w:tc>
      </w:tr>
      <w:tr w:rsidR="002D78FA" w14:paraId="465F2DC9" w14:textId="77777777" w:rsidTr="00794809">
        <w:trPr>
          <w:cantSplit/>
          <w:jc w:val="center"/>
        </w:trPr>
        <w:tc>
          <w:tcPr>
            <w:tcW w:w="1705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E9BD91F" w14:textId="4F66F40A" w:rsidR="002D78FA" w:rsidRDefault="002D78FA" w:rsidP="005661F9">
            <w:pPr>
              <w:pStyle w:val="TableText"/>
              <w:rPr>
                <w:rFonts w:ascii="宋体" w:hAnsi="宋体" w:cs="Arial"/>
                <w:sz w:val="24"/>
                <w:szCs w:val="24"/>
              </w:rPr>
            </w:pPr>
            <w:r>
              <w:rPr>
                <w:rFonts w:ascii="宋体" w:hAnsi="宋体" w:cs="Arial" w:hint="eastAsia"/>
                <w:sz w:val="24"/>
                <w:szCs w:val="24"/>
              </w:rPr>
              <w:t>201</w:t>
            </w:r>
            <w:r>
              <w:rPr>
                <w:rFonts w:ascii="宋体" w:hAnsi="宋体" w:cs="Arial"/>
                <w:sz w:val="24"/>
                <w:szCs w:val="24"/>
              </w:rPr>
              <w:t>7</w:t>
            </w:r>
            <w:r>
              <w:rPr>
                <w:rFonts w:ascii="宋体" w:hAnsi="宋体" w:cs="Arial" w:hint="eastAsia"/>
                <w:sz w:val="24"/>
                <w:szCs w:val="24"/>
              </w:rPr>
              <w:t>-</w:t>
            </w:r>
            <w:r>
              <w:rPr>
                <w:rFonts w:ascii="宋体" w:hAnsi="宋体" w:cs="Arial"/>
                <w:sz w:val="24"/>
                <w:szCs w:val="24"/>
              </w:rPr>
              <w:t>11</w:t>
            </w:r>
            <w:r>
              <w:rPr>
                <w:rFonts w:ascii="宋体" w:hAnsi="宋体" w:cs="Arial" w:hint="eastAsia"/>
                <w:sz w:val="24"/>
                <w:szCs w:val="24"/>
              </w:rPr>
              <w:t>-</w:t>
            </w:r>
            <w:r>
              <w:rPr>
                <w:rFonts w:ascii="宋体" w:hAnsi="宋体" w:cs="Arial"/>
                <w:sz w:val="24"/>
                <w:szCs w:val="24"/>
              </w:rPr>
              <w:t>15</w:t>
            </w:r>
          </w:p>
        </w:tc>
        <w:tc>
          <w:tcPr>
            <w:tcW w:w="182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BE56BF7" w14:textId="0F2C31D7" w:rsidR="002D78FA" w:rsidRDefault="002D78FA" w:rsidP="005661F9">
            <w:pPr>
              <w:pStyle w:val="TableText"/>
              <w:rPr>
                <w:rFonts w:ascii="宋体" w:hAnsi="宋体" w:cs="Arial"/>
                <w:sz w:val="24"/>
                <w:szCs w:val="24"/>
              </w:rPr>
            </w:pPr>
            <w:r>
              <w:rPr>
                <w:rFonts w:ascii="宋体" w:hAnsi="宋体" w:cs="Arial"/>
                <w:sz w:val="24"/>
                <w:szCs w:val="24"/>
              </w:rPr>
              <w:t>John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B6BC1F6" w14:textId="78CF423E" w:rsidR="002D78FA" w:rsidRDefault="002D78FA" w:rsidP="005661F9">
            <w:pPr>
              <w:pStyle w:val="TableText"/>
              <w:rPr>
                <w:rFonts w:ascii="宋体" w:hAnsi="宋体" w:cs="Arial"/>
                <w:sz w:val="24"/>
                <w:szCs w:val="24"/>
              </w:rPr>
            </w:pPr>
            <w:r>
              <w:rPr>
                <w:rFonts w:ascii="宋体" w:hAnsi="宋体" w:cs="Arial" w:hint="eastAsia"/>
                <w:sz w:val="24"/>
                <w:szCs w:val="24"/>
              </w:rPr>
              <w:t>V</w:t>
            </w:r>
            <w:r>
              <w:rPr>
                <w:rFonts w:ascii="宋体" w:hAnsi="宋体" w:cs="Arial"/>
                <w:sz w:val="24"/>
                <w:szCs w:val="24"/>
              </w:rPr>
              <w:t>1.0.7</w:t>
            </w:r>
          </w:p>
        </w:tc>
        <w:tc>
          <w:tcPr>
            <w:tcW w:w="34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1FFCF567" w14:textId="774F0F15" w:rsidR="002D78FA" w:rsidRDefault="002D78FA" w:rsidP="005661F9">
            <w:pPr>
              <w:pStyle w:val="TableText"/>
              <w:rPr>
                <w:rFonts w:ascii="宋体" w:hAnsi="宋体" w:cs="Arial"/>
                <w:sz w:val="24"/>
                <w:szCs w:val="24"/>
              </w:rPr>
            </w:pPr>
            <w:r>
              <w:rPr>
                <w:rFonts w:ascii="宋体" w:hAnsi="宋体" w:cs="Arial" w:hint="eastAsia"/>
                <w:sz w:val="24"/>
                <w:szCs w:val="24"/>
              </w:rPr>
              <w:t>基于</w:t>
            </w:r>
            <w:r>
              <w:rPr>
                <w:rFonts w:ascii="宋体" w:hAnsi="宋体" w:cs="Arial"/>
                <w:sz w:val="24"/>
                <w:szCs w:val="24"/>
              </w:rPr>
              <w:t>既定架构</w:t>
            </w:r>
            <w:r>
              <w:rPr>
                <w:rFonts w:ascii="宋体" w:hAnsi="宋体" w:cs="Arial" w:hint="eastAsia"/>
                <w:sz w:val="24"/>
                <w:szCs w:val="24"/>
              </w:rPr>
              <w:t>评估</w:t>
            </w:r>
            <w:r>
              <w:rPr>
                <w:rFonts w:ascii="宋体" w:hAnsi="宋体" w:cs="Arial"/>
                <w:sz w:val="24"/>
                <w:szCs w:val="24"/>
              </w:rPr>
              <w:t>性能及报告</w:t>
            </w:r>
            <w:r w:rsidR="007D6E6D">
              <w:rPr>
                <w:rFonts w:ascii="宋体" w:hAnsi="宋体" w:cs="Arial" w:hint="eastAsia"/>
                <w:sz w:val="24"/>
                <w:szCs w:val="24"/>
              </w:rPr>
              <w:t>，</w:t>
            </w:r>
            <w:r w:rsidR="007D6E6D">
              <w:rPr>
                <w:rFonts w:ascii="宋体" w:hAnsi="宋体" w:cs="Arial"/>
                <w:sz w:val="24"/>
                <w:szCs w:val="24"/>
              </w:rPr>
              <w:t>增加tile说明</w:t>
            </w:r>
          </w:p>
        </w:tc>
      </w:tr>
      <w:tr w:rsidR="00794809" w14:paraId="245010A2" w14:textId="77777777" w:rsidTr="00386E9D">
        <w:tblPrEx>
          <w:tblW w:w="0" w:type="auto"/>
          <w:jc w:val="center"/>
          <w:tbl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  <w:insideH w:val="single" w:sz="6" w:space="0" w:color="auto"/>
            <w:insideV w:val="single" w:sz="6" w:space="0" w:color="auto"/>
          </w:tblBorders>
          <w:tblLayout w:type="fixed"/>
          <w:tblCellMar>
            <w:left w:w="96" w:type="dxa"/>
            <w:right w:w="96" w:type="dxa"/>
          </w:tblCellMar>
          <w:tblLook w:val="0000" w:firstRow="0" w:lastRow="0" w:firstColumn="0" w:lastColumn="0" w:noHBand="0" w:noVBand="0"/>
          <w:tblPrExChange w:id="7" w:author="jie song" w:date="2018-03-28T14:33:00Z">
            <w:tblPrEx>
              <w:tblW w:w="0" w:type="auto"/>
              <w:jc w:val="center"/>
              <w:tblBorders>
                <w:top w:val="single" w:sz="12" w:space="0" w:color="auto"/>
                <w:left w:val="single" w:sz="12" w:space="0" w:color="auto"/>
                <w:bottom w:val="single" w:sz="12" w:space="0" w:color="auto"/>
                <w:right w:val="single" w:sz="12" w:space="0" w:color="auto"/>
                <w:insideH w:val="single" w:sz="6" w:space="0" w:color="auto"/>
                <w:insideV w:val="single" w:sz="6" w:space="0" w:color="auto"/>
              </w:tblBorders>
              <w:tblLayout w:type="fixed"/>
              <w:tblCellMar>
                <w:left w:w="96" w:type="dxa"/>
                <w:right w:w="96" w:type="dxa"/>
              </w:tblCellMar>
              <w:tblLook w:val="0000" w:firstRow="0" w:lastRow="0" w:firstColumn="0" w:lastColumn="0" w:noHBand="0" w:noVBand="0"/>
            </w:tblPrEx>
          </w:tblPrExChange>
        </w:tblPrEx>
        <w:trPr>
          <w:cantSplit/>
          <w:jc w:val="center"/>
          <w:trPrChange w:id="8" w:author="jie song" w:date="2018-03-28T14:33:00Z">
            <w:trPr>
              <w:gridAfter w:val="0"/>
              <w:cantSplit/>
              <w:jc w:val="center"/>
            </w:trPr>
          </w:trPrChange>
        </w:trPr>
        <w:tc>
          <w:tcPr>
            <w:tcW w:w="1705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tcPrChange w:id="9" w:author="jie song" w:date="2018-03-28T14:33:00Z">
              <w:tcPr>
                <w:tcW w:w="1705" w:type="dxa"/>
                <w:gridSpan w:val="2"/>
                <w:tcBorders>
                  <w:top w:val="single" w:sz="6" w:space="0" w:color="auto"/>
                  <w:left w:val="single" w:sz="12" w:space="0" w:color="auto"/>
                  <w:bottom w:val="single" w:sz="12" w:space="0" w:color="auto"/>
                  <w:right w:val="single" w:sz="6" w:space="0" w:color="auto"/>
                </w:tcBorders>
              </w:tcPr>
            </w:tcPrChange>
          </w:tcPr>
          <w:p w14:paraId="59EF8510" w14:textId="07785A57" w:rsidR="00794809" w:rsidRDefault="00794809" w:rsidP="005661F9">
            <w:pPr>
              <w:pStyle w:val="TableText"/>
              <w:rPr>
                <w:rFonts w:ascii="宋体" w:hAnsi="宋体" w:cs="Arial"/>
                <w:sz w:val="24"/>
                <w:szCs w:val="24"/>
              </w:rPr>
            </w:pPr>
            <w:r>
              <w:rPr>
                <w:rFonts w:ascii="宋体" w:hAnsi="宋体" w:cs="Arial" w:hint="eastAsia"/>
                <w:sz w:val="24"/>
                <w:szCs w:val="24"/>
              </w:rPr>
              <w:t>2</w:t>
            </w:r>
            <w:r>
              <w:rPr>
                <w:rFonts w:ascii="宋体" w:hAnsi="宋体" w:cs="Arial"/>
                <w:sz w:val="24"/>
                <w:szCs w:val="24"/>
              </w:rPr>
              <w:t>018-02-12</w:t>
            </w:r>
          </w:p>
        </w:tc>
        <w:tc>
          <w:tcPr>
            <w:tcW w:w="182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PrChange w:id="10" w:author="jie song" w:date="2018-03-28T14:33:00Z">
              <w:tcPr>
                <w:tcW w:w="1824" w:type="dxa"/>
                <w:gridSpan w:val="2"/>
                <w:tcBorders>
                  <w:top w:val="single" w:sz="6" w:space="0" w:color="auto"/>
                  <w:left w:val="single" w:sz="6" w:space="0" w:color="auto"/>
                  <w:bottom w:val="single" w:sz="12" w:space="0" w:color="auto"/>
                  <w:right w:val="single" w:sz="6" w:space="0" w:color="auto"/>
                </w:tcBorders>
              </w:tcPr>
            </w:tcPrChange>
          </w:tcPr>
          <w:p w14:paraId="54D0A016" w14:textId="6708E9BA" w:rsidR="00794809" w:rsidRDefault="00794809" w:rsidP="005661F9">
            <w:pPr>
              <w:pStyle w:val="TableText"/>
              <w:rPr>
                <w:rFonts w:ascii="宋体" w:hAnsi="宋体" w:cs="Arial"/>
                <w:sz w:val="24"/>
                <w:szCs w:val="24"/>
              </w:rPr>
            </w:pPr>
            <w:r>
              <w:rPr>
                <w:rFonts w:ascii="宋体" w:hAnsi="宋体" w:cs="Arial" w:hint="eastAsia"/>
                <w:sz w:val="24"/>
                <w:szCs w:val="24"/>
              </w:rPr>
              <w:t>John</w:t>
            </w:r>
            <w:r>
              <w:rPr>
                <w:rFonts w:ascii="宋体" w:hAnsi="宋体" w:cs="Arial"/>
                <w:sz w:val="24"/>
                <w:szCs w:val="24"/>
              </w:rPr>
              <w:t>,Wenmin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PrChange w:id="11" w:author="jie song" w:date="2018-03-28T14:33:00Z">
              <w:tcPr>
                <w:tcW w:w="1276" w:type="dxa"/>
                <w:gridSpan w:val="2"/>
                <w:tcBorders>
                  <w:top w:val="single" w:sz="6" w:space="0" w:color="auto"/>
                  <w:left w:val="single" w:sz="6" w:space="0" w:color="auto"/>
                  <w:bottom w:val="single" w:sz="12" w:space="0" w:color="auto"/>
                  <w:right w:val="single" w:sz="6" w:space="0" w:color="auto"/>
                </w:tcBorders>
              </w:tcPr>
            </w:tcPrChange>
          </w:tcPr>
          <w:p w14:paraId="629A4DB2" w14:textId="24CCBA44" w:rsidR="00794809" w:rsidRDefault="00794809" w:rsidP="005661F9">
            <w:pPr>
              <w:pStyle w:val="TableText"/>
              <w:rPr>
                <w:rFonts w:ascii="宋体" w:hAnsi="宋体" w:cs="Arial"/>
                <w:sz w:val="24"/>
                <w:szCs w:val="24"/>
              </w:rPr>
            </w:pPr>
            <w:r>
              <w:rPr>
                <w:rFonts w:ascii="宋体" w:hAnsi="宋体" w:cs="Arial" w:hint="eastAsia"/>
                <w:sz w:val="24"/>
                <w:szCs w:val="24"/>
              </w:rPr>
              <w:t>V1.0.8</w:t>
            </w:r>
          </w:p>
        </w:tc>
        <w:tc>
          <w:tcPr>
            <w:tcW w:w="34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tcPrChange w:id="12" w:author="jie song" w:date="2018-03-28T14:33:00Z">
              <w:tcPr>
                <w:tcW w:w="3476" w:type="dxa"/>
                <w:gridSpan w:val="2"/>
                <w:tcBorders>
                  <w:top w:val="single" w:sz="6" w:space="0" w:color="auto"/>
                  <w:left w:val="single" w:sz="6" w:space="0" w:color="auto"/>
                  <w:bottom w:val="single" w:sz="12" w:space="0" w:color="auto"/>
                  <w:right w:val="single" w:sz="12" w:space="0" w:color="auto"/>
                </w:tcBorders>
              </w:tcPr>
            </w:tcPrChange>
          </w:tcPr>
          <w:p w14:paraId="54A3A078" w14:textId="7175B549" w:rsidR="00794809" w:rsidRDefault="00794809" w:rsidP="005661F9">
            <w:pPr>
              <w:pStyle w:val="TableText"/>
              <w:rPr>
                <w:rFonts w:ascii="宋体" w:hAnsi="宋体" w:cs="Arial"/>
                <w:sz w:val="24"/>
                <w:szCs w:val="24"/>
              </w:rPr>
            </w:pPr>
            <w:r>
              <w:rPr>
                <w:rFonts w:ascii="宋体" w:hAnsi="宋体" w:cs="Arial" w:hint="eastAsia"/>
                <w:sz w:val="24"/>
                <w:szCs w:val="24"/>
              </w:rPr>
              <w:t>定点化</w:t>
            </w:r>
            <w:r>
              <w:rPr>
                <w:rFonts w:ascii="宋体" w:hAnsi="宋体" w:cs="Arial"/>
                <w:sz w:val="24"/>
                <w:szCs w:val="24"/>
              </w:rPr>
              <w:t>硬件实现方式</w:t>
            </w:r>
          </w:p>
        </w:tc>
      </w:tr>
      <w:tr w:rsidR="00386E9D" w14:paraId="28863605" w14:textId="77777777" w:rsidTr="00794809">
        <w:trPr>
          <w:cantSplit/>
          <w:jc w:val="center"/>
          <w:ins w:id="13" w:author="jie song" w:date="2018-03-28T14:33:00Z"/>
        </w:trPr>
        <w:tc>
          <w:tcPr>
            <w:tcW w:w="1705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</w:tcPr>
          <w:p w14:paraId="13632F53" w14:textId="3FD31DCE" w:rsidR="00386E9D" w:rsidRDefault="00386E9D" w:rsidP="005661F9">
            <w:pPr>
              <w:pStyle w:val="TableText"/>
              <w:rPr>
                <w:ins w:id="14" w:author="jie song" w:date="2018-03-28T14:33:00Z"/>
                <w:rFonts w:ascii="宋体" w:hAnsi="宋体" w:cs="Arial"/>
                <w:sz w:val="24"/>
                <w:szCs w:val="24"/>
              </w:rPr>
            </w:pPr>
            <w:ins w:id="15" w:author="jie song" w:date="2018-03-28T14:33:00Z">
              <w:r>
                <w:rPr>
                  <w:rFonts w:ascii="宋体" w:hAnsi="宋体" w:cs="Arial" w:hint="eastAsia"/>
                  <w:sz w:val="24"/>
                  <w:szCs w:val="24"/>
                </w:rPr>
                <w:t>2018-3-28</w:t>
              </w:r>
            </w:ins>
          </w:p>
        </w:tc>
        <w:tc>
          <w:tcPr>
            <w:tcW w:w="1824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14:paraId="5F1B48D6" w14:textId="66687BED" w:rsidR="00386E9D" w:rsidRDefault="00386E9D" w:rsidP="005661F9">
            <w:pPr>
              <w:pStyle w:val="TableText"/>
              <w:rPr>
                <w:ins w:id="16" w:author="jie song" w:date="2018-03-28T14:33:00Z"/>
                <w:rFonts w:ascii="宋体" w:hAnsi="宋体" w:cs="Arial"/>
                <w:sz w:val="24"/>
                <w:szCs w:val="24"/>
              </w:rPr>
            </w:pPr>
            <w:ins w:id="17" w:author="jie song" w:date="2018-03-28T14:33:00Z">
              <w:r>
                <w:rPr>
                  <w:rFonts w:ascii="宋体" w:hAnsi="宋体" w:cs="Arial"/>
                  <w:sz w:val="24"/>
                  <w:szCs w:val="24"/>
                </w:rPr>
                <w:t>S</w:t>
              </w:r>
              <w:r>
                <w:rPr>
                  <w:rFonts w:ascii="宋体" w:hAnsi="宋体" w:cs="Arial" w:hint="eastAsia"/>
                  <w:sz w:val="24"/>
                  <w:szCs w:val="24"/>
                </w:rPr>
                <w:t>j</w:t>
              </w:r>
            </w:ins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14:paraId="34C610BC" w14:textId="5167188D" w:rsidR="00386E9D" w:rsidRDefault="00386E9D" w:rsidP="005661F9">
            <w:pPr>
              <w:pStyle w:val="TableText"/>
              <w:rPr>
                <w:ins w:id="18" w:author="jie song" w:date="2018-03-28T14:33:00Z"/>
                <w:rFonts w:ascii="宋体" w:hAnsi="宋体" w:cs="Arial"/>
                <w:sz w:val="24"/>
                <w:szCs w:val="24"/>
              </w:rPr>
            </w:pPr>
            <w:ins w:id="19" w:author="jie song" w:date="2018-03-28T14:33:00Z">
              <w:r>
                <w:rPr>
                  <w:rFonts w:ascii="宋体" w:hAnsi="宋体" w:cs="Arial" w:hint="eastAsia"/>
                  <w:sz w:val="24"/>
                  <w:szCs w:val="24"/>
                </w:rPr>
                <w:t>V1.0.9</w:t>
              </w:r>
            </w:ins>
          </w:p>
        </w:tc>
        <w:tc>
          <w:tcPr>
            <w:tcW w:w="3476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</w:tcPr>
          <w:p w14:paraId="2D7CD1B7" w14:textId="7850918F" w:rsidR="00386E9D" w:rsidRDefault="00386E9D" w:rsidP="005661F9">
            <w:pPr>
              <w:pStyle w:val="TableText"/>
              <w:rPr>
                <w:ins w:id="20" w:author="jie song" w:date="2018-03-28T14:33:00Z"/>
                <w:rFonts w:ascii="宋体" w:hAnsi="宋体" w:cs="Arial"/>
                <w:sz w:val="24"/>
                <w:szCs w:val="24"/>
              </w:rPr>
            </w:pPr>
            <w:ins w:id="21" w:author="jie song" w:date="2018-03-28T14:33:00Z">
              <w:r>
                <w:rPr>
                  <w:rFonts w:ascii="宋体" w:hAnsi="宋体" w:cs="Arial" w:hint="eastAsia"/>
                  <w:sz w:val="24"/>
                  <w:szCs w:val="24"/>
                </w:rPr>
                <w:t>修改卷积Tile的定义</w:t>
              </w:r>
            </w:ins>
          </w:p>
        </w:tc>
      </w:tr>
    </w:tbl>
    <w:p w14:paraId="5B8BC67D" w14:textId="77777777" w:rsidR="00722150" w:rsidRPr="002D78FA" w:rsidRDefault="00722150" w:rsidP="007A6992">
      <w:pPr>
        <w:rPr>
          <w:rFonts w:ascii="宋体" w:hAnsi="宋体"/>
        </w:rPr>
        <w:sectPr w:rsidR="00722150" w:rsidRPr="002D78FA" w:rsidSect="00133D19">
          <w:headerReference w:type="default" r:id="rId10"/>
          <w:footerReference w:type="default" r:id="rId11"/>
          <w:pgSz w:w="11906" w:h="16838" w:code="9"/>
          <w:pgMar w:top="1418" w:right="1701" w:bottom="1418" w:left="1701" w:header="851" w:footer="992" w:gutter="0"/>
          <w:cols w:space="425"/>
          <w:docGrid w:type="lines" w:linePitch="350" w:charSpace="1648"/>
        </w:sectPr>
      </w:pPr>
    </w:p>
    <w:p w14:paraId="1C4A8EA4" w14:textId="77777777" w:rsidR="00722150" w:rsidRPr="00752B13" w:rsidRDefault="00722150" w:rsidP="00722150">
      <w:pPr>
        <w:pStyle w:val="a1"/>
        <w:ind w:firstLine="0"/>
        <w:jc w:val="center"/>
        <w:rPr>
          <w:rFonts w:ascii="宋体" w:hAnsi="宋体" w:cs="Arial"/>
          <w:b/>
          <w:sz w:val="24"/>
          <w:szCs w:val="24"/>
        </w:rPr>
      </w:pPr>
      <w:r w:rsidRPr="00752B13">
        <w:rPr>
          <w:rFonts w:ascii="宋体" w:hAnsi="宋体" w:cs="Arial"/>
          <w:b/>
          <w:sz w:val="24"/>
          <w:szCs w:val="24"/>
        </w:rPr>
        <w:lastRenderedPageBreak/>
        <w:t>目录</w:t>
      </w:r>
    </w:p>
    <w:p w14:paraId="734EEC43" w14:textId="77777777" w:rsidR="00555971" w:rsidRDefault="00225B04">
      <w:pPr>
        <w:pStyle w:val="10"/>
        <w:tabs>
          <w:tab w:val="left" w:pos="420"/>
          <w:tab w:val="right" w:leader="dot" w:pos="838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r w:rsidRPr="00752B13">
        <w:rPr>
          <w:rStyle w:val="a9"/>
          <w:rFonts w:ascii="宋体" w:hAnsi="宋体" w:cs="Arial"/>
          <w:b w:val="0"/>
          <w:color w:val="auto"/>
          <w:sz w:val="24"/>
          <w:szCs w:val="24"/>
          <w:u w:val="none"/>
          <w:lang w:eastAsia="zh-CN"/>
        </w:rPr>
        <w:fldChar w:fldCharType="begin"/>
      </w:r>
      <w:r w:rsidRPr="00752B13">
        <w:rPr>
          <w:rStyle w:val="a9"/>
          <w:rFonts w:ascii="宋体" w:hAnsi="宋体" w:cs="Arial"/>
          <w:b w:val="0"/>
          <w:color w:val="auto"/>
          <w:sz w:val="24"/>
          <w:szCs w:val="24"/>
          <w:u w:val="none"/>
          <w:lang w:eastAsia="zh-CN"/>
        </w:rPr>
        <w:instrText xml:space="preserve"> TOC \o "1-3" \h \z \u </w:instrText>
      </w:r>
      <w:r w:rsidRPr="00752B13">
        <w:rPr>
          <w:rStyle w:val="a9"/>
          <w:rFonts w:ascii="宋体" w:hAnsi="宋体" w:cs="Arial"/>
          <w:b w:val="0"/>
          <w:color w:val="auto"/>
          <w:sz w:val="24"/>
          <w:szCs w:val="24"/>
          <w:u w:val="none"/>
          <w:lang w:eastAsia="zh-CN"/>
        </w:rPr>
        <w:fldChar w:fldCharType="separate"/>
      </w:r>
      <w:hyperlink w:anchor="_Toc495937228" w:history="1">
        <w:r w:rsidR="00555971" w:rsidRPr="00A76C1D">
          <w:rPr>
            <w:rStyle w:val="a9"/>
            <w:noProof/>
          </w:rPr>
          <w:t>1</w:t>
        </w:r>
        <w:r w:rsidR="00555971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1"/>
            <w:szCs w:val="22"/>
          </w:rPr>
          <w:tab/>
        </w:r>
        <w:r w:rsidR="00555971" w:rsidRPr="00A76C1D">
          <w:rPr>
            <w:rStyle w:val="a9"/>
            <w:rFonts w:hint="eastAsia"/>
            <w:noProof/>
          </w:rPr>
          <w:t>引言</w:t>
        </w:r>
        <w:r w:rsidR="00555971">
          <w:rPr>
            <w:noProof/>
            <w:webHidden/>
          </w:rPr>
          <w:tab/>
        </w:r>
        <w:r w:rsidR="00555971">
          <w:rPr>
            <w:noProof/>
            <w:webHidden/>
          </w:rPr>
          <w:fldChar w:fldCharType="begin"/>
        </w:r>
        <w:r w:rsidR="00555971">
          <w:rPr>
            <w:noProof/>
            <w:webHidden/>
          </w:rPr>
          <w:instrText xml:space="preserve"> PAGEREF _Toc495937228 \h </w:instrText>
        </w:r>
        <w:r w:rsidR="00555971">
          <w:rPr>
            <w:noProof/>
            <w:webHidden/>
          </w:rPr>
        </w:r>
        <w:r w:rsidR="00555971">
          <w:rPr>
            <w:noProof/>
            <w:webHidden/>
          </w:rPr>
          <w:fldChar w:fldCharType="separate"/>
        </w:r>
        <w:r w:rsidR="00242DC3">
          <w:rPr>
            <w:noProof/>
            <w:webHidden/>
          </w:rPr>
          <w:t>5</w:t>
        </w:r>
        <w:r w:rsidR="00555971">
          <w:rPr>
            <w:noProof/>
            <w:webHidden/>
          </w:rPr>
          <w:fldChar w:fldCharType="end"/>
        </w:r>
      </w:hyperlink>
    </w:p>
    <w:p w14:paraId="35CAB981" w14:textId="77777777" w:rsidR="00555971" w:rsidRDefault="00D3722B">
      <w:pPr>
        <w:pStyle w:val="20"/>
        <w:tabs>
          <w:tab w:val="left" w:pos="840"/>
          <w:tab w:val="right" w:leader="dot" w:pos="8380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95937229" w:history="1">
        <w:r w:rsidR="00555971" w:rsidRPr="00A76C1D">
          <w:rPr>
            <w:rStyle w:val="a9"/>
            <w:noProof/>
          </w:rPr>
          <w:t>1.1</w:t>
        </w:r>
        <w:r w:rsidR="00555971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555971" w:rsidRPr="00A76C1D">
          <w:rPr>
            <w:rStyle w:val="a9"/>
            <w:rFonts w:hint="eastAsia"/>
            <w:noProof/>
          </w:rPr>
          <w:t>编写目的</w:t>
        </w:r>
        <w:r w:rsidR="00555971">
          <w:rPr>
            <w:noProof/>
            <w:webHidden/>
          </w:rPr>
          <w:tab/>
        </w:r>
        <w:r w:rsidR="00555971">
          <w:rPr>
            <w:noProof/>
            <w:webHidden/>
          </w:rPr>
          <w:fldChar w:fldCharType="begin"/>
        </w:r>
        <w:r w:rsidR="00555971">
          <w:rPr>
            <w:noProof/>
            <w:webHidden/>
          </w:rPr>
          <w:instrText xml:space="preserve"> PAGEREF _Toc495937229 \h </w:instrText>
        </w:r>
        <w:r w:rsidR="00555971">
          <w:rPr>
            <w:noProof/>
            <w:webHidden/>
          </w:rPr>
        </w:r>
        <w:r w:rsidR="00555971">
          <w:rPr>
            <w:noProof/>
            <w:webHidden/>
          </w:rPr>
          <w:fldChar w:fldCharType="separate"/>
        </w:r>
        <w:r w:rsidR="00242DC3">
          <w:rPr>
            <w:noProof/>
            <w:webHidden/>
          </w:rPr>
          <w:t>5</w:t>
        </w:r>
        <w:r w:rsidR="00555971">
          <w:rPr>
            <w:noProof/>
            <w:webHidden/>
          </w:rPr>
          <w:fldChar w:fldCharType="end"/>
        </w:r>
      </w:hyperlink>
    </w:p>
    <w:p w14:paraId="3D3B6ABF" w14:textId="77777777" w:rsidR="00555971" w:rsidRDefault="00D3722B">
      <w:pPr>
        <w:pStyle w:val="20"/>
        <w:tabs>
          <w:tab w:val="left" w:pos="840"/>
          <w:tab w:val="right" w:leader="dot" w:pos="8380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95937230" w:history="1">
        <w:r w:rsidR="00555971" w:rsidRPr="00A76C1D">
          <w:rPr>
            <w:rStyle w:val="a9"/>
            <w:noProof/>
          </w:rPr>
          <w:t>1.2</w:t>
        </w:r>
        <w:r w:rsidR="00555971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555971" w:rsidRPr="00A76C1D">
          <w:rPr>
            <w:rStyle w:val="a9"/>
            <w:rFonts w:hint="eastAsia"/>
            <w:noProof/>
          </w:rPr>
          <w:t>预期读者和阅读建议</w:t>
        </w:r>
        <w:r w:rsidR="00555971">
          <w:rPr>
            <w:noProof/>
            <w:webHidden/>
          </w:rPr>
          <w:tab/>
        </w:r>
        <w:r w:rsidR="00555971">
          <w:rPr>
            <w:noProof/>
            <w:webHidden/>
          </w:rPr>
          <w:fldChar w:fldCharType="begin"/>
        </w:r>
        <w:r w:rsidR="00555971">
          <w:rPr>
            <w:noProof/>
            <w:webHidden/>
          </w:rPr>
          <w:instrText xml:space="preserve"> PAGEREF _Toc495937230 \h </w:instrText>
        </w:r>
        <w:r w:rsidR="00555971">
          <w:rPr>
            <w:noProof/>
            <w:webHidden/>
          </w:rPr>
        </w:r>
        <w:r w:rsidR="00555971">
          <w:rPr>
            <w:noProof/>
            <w:webHidden/>
          </w:rPr>
          <w:fldChar w:fldCharType="separate"/>
        </w:r>
        <w:r w:rsidR="00242DC3">
          <w:rPr>
            <w:noProof/>
            <w:webHidden/>
          </w:rPr>
          <w:t>5</w:t>
        </w:r>
        <w:r w:rsidR="00555971">
          <w:rPr>
            <w:noProof/>
            <w:webHidden/>
          </w:rPr>
          <w:fldChar w:fldCharType="end"/>
        </w:r>
      </w:hyperlink>
    </w:p>
    <w:p w14:paraId="2B7AF5E8" w14:textId="77777777" w:rsidR="00555971" w:rsidRDefault="00D3722B">
      <w:pPr>
        <w:pStyle w:val="20"/>
        <w:tabs>
          <w:tab w:val="left" w:pos="840"/>
          <w:tab w:val="right" w:leader="dot" w:pos="8380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95937231" w:history="1">
        <w:r w:rsidR="00555971" w:rsidRPr="00A76C1D">
          <w:rPr>
            <w:rStyle w:val="a9"/>
            <w:noProof/>
          </w:rPr>
          <w:t>1.3</w:t>
        </w:r>
        <w:r w:rsidR="00555971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555971" w:rsidRPr="00A76C1D">
          <w:rPr>
            <w:rStyle w:val="a9"/>
            <w:rFonts w:hint="eastAsia"/>
            <w:noProof/>
          </w:rPr>
          <w:t>参考资料</w:t>
        </w:r>
        <w:r w:rsidR="00555971">
          <w:rPr>
            <w:noProof/>
            <w:webHidden/>
          </w:rPr>
          <w:tab/>
        </w:r>
        <w:r w:rsidR="00555971">
          <w:rPr>
            <w:noProof/>
            <w:webHidden/>
          </w:rPr>
          <w:fldChar w:fldCharType="begin"/>
        </w:r>
        <w:r w:rsidR="00555971">
          <w:rPr>
            <w:noProof/>
            <w:webHidden/>
          </w:rPr>
          <w:instrText xml:space="preserve"> PAGEREF _Toc495937231 \h </w:instrText>
        </w:r>
        <w:r w:rsidR="00555971">
          <w:rPr>
            <w:noProof/>
            <w:webHidden/>
          </w:rPr>
        </w:r>
        <w:r w:rsidR="00555971">
          <w:rPr>
            <w:noProof/>
            <w:webHidden/>
          </w:rPr>
          <w:fldChar w:fldCharType="separate"/>
        </w:r>
        <w:r w:rsidR="00242DC3">
          <w:rPr>
            <w:noProof/>
            <w:webHidden/>
          </w:rPr>
          <w:t>5</w:t>
        </w:r>
        <w:r w:rsidR="00555971">
          <w:rPr>
            <w:noProof/>
            <w:webHidden/>
          </w:rPr>
          <w:fldChar w:fldCharType="end"/>
        </w:r>
      </w:hyperlink>
    </w:p>
    <w:p w14:paraId="27389AED" w14:textId="77777777" w:rsidR="00555971" w:rsidRDefault="00D3722B">
      <w:pPr>
        <w:pStyle w:val="20"/>
        <w:tabs>
          <w:tab w:val="left" w:pos="840"/>
          <w:tab w:val="right" w:leader="dot" w:pos="8380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95937232" w:history="1">
        <w:r w:rsidR="00555971" w:rsidRPr="00A76C1D">
          <w:rPr>
            <w:rStyle w:val="a9"/>
            <w:noProof/>
          </w:rPr>
          <w:t>1.4</w:t>
        </w:r>
        <w:r w:rsidR="00555971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555971" w:rsidRPr="00A76C1D">
          <w:rPr>
            <w:rStyle w:val="a9"/>
            <w:rFonts w:hint="eastAsia"/>
            <w:noProof/>
          </w:rPr>
          <w:t>参数定义</w:t>
        </w:r>
        <w:r w:rsidR="00555971">
          <w:rPr>
            <w:noProof/>
            <w:webHidden/>
          </w:rPr>
          <w:tab/>
        </w:r>
        <w:r w:rsidR="00555971">
          <w:rPr>
            <w:noProof/>
            <w:webHidden/>
          </w:rPr>
          <w:fldChar w:fldCharType="begin"/>
        </w:r>
        <w:r w:rsidR="00555971">
          <w:rPr>
            <w:noProof/>
            <w:webHidden/>
          </w:rPr>
          <w:instrText xml:space="preserve"> PAGEREF _Toc495937232 \h </w:instrText>
        </w:r>
        <w:r w:rsidR="00555971">
          <w:rPr>
            <w:noProof/>
            <w:webHidden/>
          </w:rPr>
        </w:r>
        <w:r w:rsidR="00555971">
          <w:rPr>
            <w:noProof/>
            <w:webHidden/>
          </w:rPr>
          <w:fldChar w:fldCharType="separate"/>
        </w:r>
        <w:r w:rsidR="00242DC3">
          <w:rPr>
            <w:noProof/>
            <w:webHidden/>
          </w:rPr>
          <w:t>5</w:t>
        </w:r>
        <w:r w:rsidR="00555971">
          <w:rPr>
            <w:noProof/>
            <w:webHidden/>
          </w:rPr>
          <w:fldChar w:fldCharType="end"/>
        </w:r>
      </w:hyperlink>
    </w:p>
    <w:p w14:paraId="419C412D" w14:textId="77777777" w:rsidR="00555971" w:rsidRDefault="00D3722B">
      <w:pPr>
        <w:pStyle w:val="20"/>
        <w:tabs>
          <w:tab w:val="left" w:pos="840"/>
          <w:tab w:val="right" w:leader="dot" w:pos="8380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95937233" w:history="1">
        <w:r w:rsidR="00555971" w:rsidRPr="00A76C1D">
          <w:rPr>
            <w:rStyle w:val="a9"/>
            <w:noProof/>
          </w:rPr>
          <w:t>1.5</w:t>
        </w:r>
        <w:r w:rsidR="00555971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555971" w:rsidRPr="00A76C1D">
          <w:rPr>
            <w:rStyle w:val="a9"/>
            <w:rFonts w:hint="eastAsia"/>
            <w:noProof/>
          </w:rPr>
          <w:t>缩写术语</w:t>
        </w:r>
        <w:r w:rsidR="00555971">
          <w:rPr>
            <w:noProof/>
            <w:webHidden/>
          </w:rPr>
          <w:tab/>
        </w:r>
        <w:r w:rsidR="00555971">
          <w:rPr>
            <w:noProof/>
            <w:webHidden/>
          </w:rPr>
          <w:fldChar w:fldCharType="begin"/>
        </w:r>
        <w:r w:rsidR="00555971">
          <w:rPr>
            <w:noProof/>
            <w:webHidden/>
          </w:rPr>
          <w:instrText xml:space="preserve"> PAGEREF _Toc495937233 \h </w:instrText>
        </w:r>
        <w:r w:rsidR="00555971">
          <w:rPr>
            <w:noProof/>
            <w:webHidden/>
          </w:rPr>
        </w:r>
        <w:r w:rsidR="00555971">
          <w:rPr>
            <w:noProof/>
            <w:webHidden/>
          </w:rPr>
          <w:fldChar w:fldCharType="separate"/>
        </w:r>
        <w:r w:rsidR="00242DC3">
          <w:rPr>
            <w:noProof/>
            <w:webHidden/>
          </w:rPr>
          <w:t>5</w:t>
        </w:r>
        <w:r w:rsidR="00555971">
          <w:rPr>
            <w:noProof/>
            <w:webHidden/>
          </w:rPr>
          <w:fldChar w:fldCharType="end"/>
        </w:r>
      </w:hyperlink>
    </w:p>
    <w:p w14:paraId="227D3557" w14:textId="77777777" w:rsidR="00555971" w:rsidRDefault="00D3722B">
      <w:pPr>
        <w:pStyle w:val="10"/>
        <w:tabs>
          <w:tab w:val="left" w:pos="420"/>
          <w:tab w:val="right" w:leader="dot" w:pos="838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495937234" w:history="1">
        <w:r w:rsidR="00555971" w:rsidRPr="00A76C1D">
          <w:rPr>
            <w:rStyle w:val="a9"/>
            <w:noProof/>
          </w:rPr>
          <w:t>2</w:t>
        </w:r>
        <w:r w:rsidR="00555971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1"/>
            <w:szCs w:val="22"/>
          </w:rPr>
          <w:tab/>
        </w:r>
        <w:r w:rsidR="00555971" w:rsidRPr="00A76C1D">
          <w:rPr>
            <w:rStyle w:val="a9"/>
            <w:rFonts w:hint="eastAsia"/>
            <w:noProof/>
          </w:rPr>
          <w:t>总体设计</w:t>
        </w:r>
        <w:r w:rsidR="00555971">
          <w:rPr>
            <w:noProof/>
            <w:webHidden/>
          </w:rPr>
          <w:tab/>
        </w:r>
        <w:r w:rsidR="00555971">
          <w:rPr>
            <w:noProof/>
            <w:webHidden/>
          </w:rPr>
          <w:fldChar w:fldCharType="begin"/>
        </w:r>
        <w:r w:rsidR="00555971">
          <w:rPr>
            <w:noProof/>
            <w:webHidden/>
          </w:rPr>
          <w:instrText xml:space="preserve"> PAGEREF _Toc495937234 \h </w:instrText>
        </w:r>
        <w:r w:rsidR="00555971">
          <w:rPr>
            <w:noProof/>
            <w:webHidden/>
          </w:rPr>
        </w:r>
        <w:r w:rsidR="00555971">
          <w:rPr>
            <w:noProof/>
            <w:webHidden/>
          </w:rPr>
          <w:fldChar w:fldCharType="separate"/>
        </w:r>
        <w:r w:rsidR="00242DC3">
          <w:rPr>
            <w:noProof/>
            <w:webHidden/>
          </w:rPr>
          <w:t>6</w:t>
        </w:r>
        <w:r w:rsidR="00555971">
          <w:rPr>
            <w:noProof/>
            <w:webHidden/>
          </w:rPr>
          <w:fldChar w:fldCharType="end"/>
        </w:r>
      </w:hyperlink>
    </w:p>
    <w:p w14:paraId="387403DA" w14:textId="77777777" w:rsidR="00555971" w:rsidRDefault="00D3722B">
      <w:pPr>
        <w:pStyle w:val="20"/>
        <w:tabs>
          <w:tab w:val="left" w:pos="840"/>
          <w:tab w:val="right" w:leader="dot" w:pos="8380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95937235" w:history="1">
        <w:r w:rsidR="00555971" w:rsidRPr="00A76C1D">
          <w:rPr>
            <w:rStyle w:val="a9"/>
            <w:noProof/>
          </w:rPr>
          <w:t>2.1</w:t>
        </w:r>
        <w:r w:rsidR="00555971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555971" w:rsidRPr="00A76C1D">
          <w:rPr>
            <w:rStyle w:val="a9"/>
            <w:rFonts w:hint="eastAsia"/>
            <w:noProof/>
          </w:rPr>
          <w:t>算法</w:t>
        </w:r>
        <w:r w:rsidR="00555971">
          <w:rPr>
            <w:noProof/>
            <w:webHidden/>
          </w:rPr>
          <w:tab/>
        </w:r>
        <w:r w:rsidR="00555971">
          <w:rPr>
            <w:noProof/>
            <w:webHidden/>
          </w:rPr>
          <w:fldChar w:fldCharType="begin"/>
        </w:r>
        <w:r w:rsidR="00555971">
          <w:rPr>
            <w:noProof/>
            <w:webHidden/>
          </w:rPr>
          <w:instrText xml:space="preserve"> PAGEREF _Toc495937235 \h </w:instrText>
        </w:r>
        <w:r w:rsidR="00555971">
          <w:rPr>
            <w:noProof/>
            <w:webHidden/>
          </w:rPr>
        </w:r>
        <w:r w:rsidR="00555971">
          <w:rPr>
            <w:noProof/>
            <w:webHidden/>
          </w:rPr>
          <w:fldChar w:fldCharType="separate"/>
        </w:r>
        <w:r w:rsidR="00242DC3">
          <w:rPr>
            <w:noProof/>
            <w:webHidden/>
          </w:rPr>
          <w:t>6</w:t>
        </w:r>
        <w:r w:rsidR="00555971">
          <w:rPr>
            <w:noProof/>
            <w:webHidden/>
          </w:rPr>
          <w:fldChar w:fldCharType="end"/>
        </w:r>
      </w:hyperlink>
    </w:p>
    <w:p w14:paraId="55C49357" w14:textId="77777777" w:rsidR="00555971" w:rsidRDefault="00D3722B">
      <w:pPr>
        <w:pStyle w:val="20"/>
        <w:tabs>
          <w:tab w:val="left" w:pos="840"/>
          <w:tab w:val="right" w:leader="dot" w:pos="8380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95937236" w:history="1">
        <w:r w:rsidR="00555971" w:rsidRPr="00A76C1D">
          <w:rPr>
            <w:rStyle w:val="a9"/>
            <w:noProof/>
          </w:rPr>
          <w:t>2.2</w:t>
        </w:r>
        <w:r w:rsidR="00555971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555971" w:rsidRPr="00A76C1D">
          <w:rPr>
            <w:rStyle w:val="a9"/>
            <w:noProof/>
          </w:rPr>
          <w:t>FPGA</w:t>
        </w:r>
        <w:r w:rsidR="00555971" w:rsidRPr="00A76C1D">
          <w:rPr>
            <w:rStyle w:val="a9"/>
            <w:rFonts w:hint="eastAsia"/>
            <w:noProof/>
          </w:rPr>
          <w:t>总体框架</w:t>
        </w:r>
        <w:r w:rsidR="00555971">
          <w:rPr>
            <w:noProof/>
            <w:webHidden/>
          </w:rPr>
          <w:tab/>
        </w:r>
        <w:r w:rsidR="00555971">
          <w:rPr>
            <w:noProof/>
            <w:webHidden/>
          </w:rPr>
          <w:fldChar w:fldCharType="begin"/>
        </w:r>
        <w:r w:rsidR="00555971">
          <w:rPr>
            <w:noProof/>
            <w:webHidden/>
          </w:rPr>
          <w:instrText xml:space="preserve"> PAGEREF _Toc495937236 \h </w:instrText>
        </w:r>
        <w:r w:rsidR="00555971">
          <w:rPr>
            <w:noProof/>
            <w:webHidden/>
          </w:rPr>
        </w:r>
        <w:r w:rsidR="00555971">
          <w:rPr>
            <w:noProof/>
            <w:webHidden/>
          </w:rPr>
          <w:fldChar w:fldCharType="separate"/>
        </w:r>
        <w:r w:rsidR="00242DC3">
          <w:rPr>
            <w:noProof/>
            <w:webHidden/>
          </w:rPr>
          <w:t>7</w:t>
        </w:r>
        <w:r w:rsidR="00555971">
          <w:rPr>
            <w:noProof/>
            <w:webHidden/>
          </w:rPr>
          <w:fldChar w:fldCharType="end"/>
        </w:r>
      </w:hyperlink>
    </w:p>
    <w:p w14:paraId="715565F1" w14:textId="77777777" w:rsidR="00555971" w:rsidRDefault="00D3722B">
      <w:pPr>
        <w:pStyle w:val="30"/>
        <w:tabs>
          <w:tab w:val="left" w:pos="1050"/>
          <w:tab w:val="right" w:leader="dot" w:pos="8380"/>
        </w:tabs>
        <w:rPr>
          <w:rFonts w:asciiTheme="minorHAnsi" w:eastAsiaTheme="minorEastAsia" w:hAnsiTheme="minorHAnsi" w:cstheme="minorBidi"/>
          <w:i w:val="0"/>
          <w:iCs w:val="0"/>
          <w:noProof/>
          <w:sz w:val="21"/>
          <w:szCs w:val="22"/>
        </w:rPr>
      </w:pPr>
      <w:hyperlink w:anchor="_Toc495937237" w:history="1">
        <w:r w:rsidR="00555971" w:rsidRPr="00A76C1D">
          <w:rPr>
            <w:rStyle w:val="a9"/>
            <w:noProof/>
          </w:rPr>
          <w:t>2.2.1</w:t>
        </w:r>
        <w:r w:rsidR="00555971">
          <w:rPr>
            <w:rFonts w:asciiTheme="minorHAnsi" w:eastAsiaTheme="minorEastAsia" w:hAnsiTheme="minorHAnsi" w:cstheme="minorBidi"/>
            <w:i w:val="0"/>
            <w:iCs w:val="0"/>
            <w:noProof/>
            <w:sz w:val="21"/>
            <w:szCs w:val="22"/>
          </w:rPr>
          <w:tab/>
        </w:r>
        <w:r w:rsidR="00555971" w:rsidRPr="00A76C1D">
          <w:rPr>
            <w:rStyle w:val="a9"/>
            <w:noProof/>
          </w:rPr>
          <w:t>DMA</w:t>
        </w:r>
        <w:r w:rsidR="00555971">
          <w:rPr>
            <w:noProof/>
            <w:webHidden/>
          </w:rPr>
          <w:tab/>
        </w:r>
        <w:r w:rsidR="00555971">
          <w:rPr>
            <w:noProof/>
            <w:webHidden/>
          </w:rPr>
          <w:fldChar w:fldCharType="begin"/>
        </w:r>
        <w:r w:rsidR="00555971">
          <w:rPr>
            <w:noProof/>
            <w:webHidden/>
          </w:rPr>
          <w:instrText xml:space="preserve"> PAGEREF _Toc495937237 \h </w:instrText>
        </w:r>
        <w:r w:rsidR="00555971">
          <w:rPr>
            <w:noProof/>
            <w:webHidden/>
          </w:rPr>
        </w:r>
        <w:r w:rsidR="00555971">
          <w:rPr>
            <w:noProof/>
            <w:webHidden/>
          </w:rPr>
          <w:fldChar w:fldCharType="separate"/>
        </w:r>
        <w:r w:rsidR="00242DC3">
          <w:rPr>
            <w:noProof/>
            <w:webHidden/>
          </w:rPr>
          <w:t>7</w:t>
        </w:r>
        <w:r w:rsidR="00555971">
          <w:rPr>
            <w:noProof/>
            <w:webHidden/>
          </w:rPr>
          <w:fldChar w:fldCharType="end"/>
        </w:r>
      </w:hyperlink>
    </w:p>
    <w:p w14:paraId="7434B99F" w14:textId="77777777" w:rsidR="00555971" w:rsidRDefault="00D3722B">
      <w:pPr>
        <w:pStyle w:val="30"/>
        <w:tabs>
          <w:tab w:val="left" w:pos="1050"/>
          <w:tab w:val="right" w:leader="dot" w:pos="8380"/>
        </w:tabs>
        <w:rPr>
          <w:rFonts w:asciiTheme="minorHAnsi" w:eastAsiaTheme="minorEastAsia" w:hAnsiTheme="minorHAnsi" w:cstheme="minorBidi"/>
          <w:i w:val="0"/>
          <w:iCs w:val="0"/>
          <w:noProof/>
          <w:sz w:val="21"/>
          <w:szCs w:val="22"/>
        </w:rPr>
      </w:pPr>
      <w:hyperlink w:anchor="_Toc495937238" w:history="1">
        <w:r w:rsidR="00555971" w:rsidRPr="00A76C1D">
          <w:rPr>
            <w:rStyle w:val="a9"/>
            <w:noProof/>
          </w:rPr>
          <w:t>2.2.2</w:t>
        </w:r>
        <w:r w:rsidR="00555971">
          <w:rPr>
            <w:rFonts w:asciiTheme="minorHAnsi" w:eastAsiaTheme="minorEastAsia" w:hAnsiTheme="minorHAnsi" w:cstheme="minorBidi"/>
            <w:i w:val="0"/>
            <w:iCs w:val="0"/>
            <w:noProof/>
            <w:sz w:val="21"/>
            <w:szCs w:val="22"/>
          </w:rPr>
          <w:tab/>
        </w:r>
        <w:r w:rsidR="00555971" w:rsidRPr="00A76C1D">
          <w:rPr>
            <w:rStyle w:val="a9"/>
            <w:noProof/>
          </w:rPr>
          <w:t>IRQ</w:t>
        </w:r>
        <w:r w:rsidR="00555971">
          <w:rPr>
            <w:noProof/>
            <w:webHidden/>
          </w:rPr>
          <w:tab/>
        </w:r>
        <w:r w:rsidR="00555971">
          <w:rPr>
            <w:noProof/>
            <w:webHidden/>
          </w:rPr>
          <w:fldChar w:fldCharType="begin"/>
        </w:r>
        <w:r w:rsidR="00555971">
          <w:rPr>
            <w:noProof/>
            <w:webHidden/>
          </w:rPr>
          <w:instrText xml:space="preserve"> PAGEREF _Toc495937238 \h </w:instrText>
        </w:r>
        <w:r w:rsidR="00555971">
          <w:rPr>
            <w:noProof/>
            <w:webHidden/>
          </w:rPr>
        </w:r>
        <w:r w:rsidR="00555971">
          <w:rPr>
            <w:noProof/>
            <w:webHidden/>
          </w:rPr>
          <w:fldChar w:fldCharType="separate"/>
        </w:r>
        <w:r w:rsidR="00242DC3">
          <w:rPr>
            <w:noProof/>
            <w:webHidden/>
          </w:rPr>
          <w:t>9</w:t>
        </w:r>
        <w:r w:rsidR="00555971">
          <w:rPr>
            <w:noProof/>
            <w:webHidden/>
          </w:rPr>
          <w:fldChar w:fldCharType="end"/>
        </w:r>
      </w:hyperlink>
    </w:p>
    <w:p w14:paraId="25C1F855" w14:textId="77777777" w:rsidR="00555971" w:rsidRDefault="00D3722B">
      <w:pPr>
        <w:pStyle w:val="30"/>
        <w:tabs>
          <w:tab w:val="left" w:pos="1050"/>
          <w:tab w:val="right" w:leader="dot" w:pos="8380"/>
        </w:tabs>
        <w:rPr>
          <w:rFonts w:asciiTheme="minorHAnsi" w:eastAsiaTheme="minorEastAsia" w:hAnsiTheme="minorHAnsi" w:cstheme="minorBidi"/>
          <w:i w:val="0"/>
          <w:iCs w:val="0"/>
          <w:noProof/>
          <w:sz w:val="21"/>
          <w:szCs w:val="22"/>
        </w:rPr>
      </w:pPr>
      <w:hyperlink w:anchor="_Toc495937239" w:history="1">
        <w:r w:rsidR="00555971" w:rsidRPr="00A76C1D">
          <w:rPr>
            <w:rStyle w:val="a9"/>
            <w:noProof/>
          </w:rPr>
          <w:t>2.2.3</w:t>
        </w:r>
        <w:r w:rsidR="00555971">
          <w:rPr>
            <w:rFonts w:asciiTheme="minorHAnsi" w:eastAsiaTheme="minorEastAsia" w:hAnsiTheme="minorHAnsi" w:cstheme="minorBidi"/>
            <w:i w:val="0"/>
            <w:iCs w:val="0"/>
            <w:noProof/>
            <w:sz w:val="21"/>
            <w:szCs w:val="22"/>
          </w:rPr>
          <w:tab/>
        </w:r>
        <w:r w:rsidR="00555971" w:rsidRPr="00A76C1D">
          <w:rPr>
            <w:rStyle w:val="a9"/>
            <w:noProof/>
          </w:rPr>
          <w:t>FPGA Controller</w:t>
        </w:r>
        <w:r w:rsidR="00555971">
          <w:rPr>
            <w:noProof/>
            <w:webHidden/>
          </w:rPr>
          <w:tab/>
        </w:r>
        <w:r w:rsidR="00555971">
          <w:rPr>
            <w:noProof/>
            <w:webHidden/>
          </w:rPr>
          <w:fldChar w:fldCharType="begin"/>
        </w:r>
        <w:r w:rsidR="00555971">
          <w:rPr>
            <w:noProof/>
            <w:webHidden/>
          </w:rPr>
          <w:instrText xml:space="preserve"> PAGEREF _Toc495937239 \h </w:instrText>
        </w:r>
        <w:r w:rsidR="00555971">
          <w:rPr>
            <w:noProof/>
            <w:webHidden/>
          </w:rPr>
        </w:r>
        <w:r w:rsidR="00555971">
          <w:rPr>
            <w:noProof/>
            <w:webHidden/>
          </w:rPr>
          <w:fldChar w:fldCharType="separate"/>
        </w:r>
        <w:r w:rsidR="00242DC3">
          <w:rPr>
            <w:noProof/>
            <w:webHidden/>
          </w:rPr>
          <w:t>9</w:t>
        </w:r>
        <w:r w:rsidR="00555971">
          <w:rPr>
            <w:noProof/>
            <w:webHidden/>
          </w:rPr>
          <w:fldChar w:fldCharType="end"/>
        </w:r>
      </w:hyperlink>
    </w:p>
    <w:p w14:paraId="1D609A31" w14:textId="77777777" w:rsidR="00555971" w:rsidRDefault="00D3722B">
      <w:pPr>
        <w:pStyle w:val="30"/>
        <w:tabs>
          <w:tab w:val="left" w:pos="1050"/>
          <w:tab w:val="right" w:leader="dot" w:pos="8380"/>
        </w:tabs>
        <w:rPr>
          <w:rFonts w:asciiTheme="minorHAnsi" w:eastAsiaTheme="minorEastAsia" w:hAnsiTheme="minorHAnsi" w:cstheme="minorBidi"/>
          <w:i w:val="0"/>
          <w:iCs w:val="0"/>
          <w:noProof/>
          <w:sz w:val="21"/>
          <w:szCs w:val="22"/>
        </w:rPr>
      </w:pPr>
      <w:hyperlink w:anchor="_Toc495937240" w:history="1">
        <w:r w:rsidR="00555971" w:rsidRPr="00A76C1D">
          <w:rPr>
            <w:rStyle w:val="a9"/>
            <w:noProof/>
          </w:rPr>
          <w:t>2.2.4</w:t>
        </w:r>
        <w:r w:rsidR="00555971">
          <w:rPr>
            <w:rFonts w:asciiTheme="minorHAnsi" w:eastAsiaTheme="minorEastAsia" w:hAnsiTheme="minorHAnsi" w:cstheme="minorBidi"/>
            <w:i w:val="0"/>
            <w:iCs w:val="0"/>
            <w:noProof/>
            <w:sz w:val="21"/>
            <w:szCs w:val="22"/>
          </w:rPr>
          <w:tab/>
        </w:r>
        <w:r w:rsidR="00555971" w:rsidRPr="00A76C1D">
          <w:rPr>
            <w:rStyle w:val="a9"/>
            <w:noProof/>
          </w:rPr>
          <w:t>ACC Controller</w:t>
        </w:r>
        <w:r w:rsidR="00555971">
          <w:rPr>
            <w:noProof/>
            <w:webHidden/>
          </w:rPr>
          <w:tab/>
        </w:r>
        <w:r w:rsidR="00555971">
          <w:rPr>
            <w:noProof/>
            <w:webHidden/>
          </w:rPr>
          <w:fldChar w:fldCharType="begin"/>
        </w:r>
        <w:r w:rsidR="00555971">
          <w:rPr>
            <w:noProof/>
            <w:webHidden/>
          </w:rPr>
          <w:instrText xml:space="preserve"> PAGEREF _Toc495937240 \h </w:instrText>
        </w:r>
        <w:r w:rsidR="00555971">
          <w:rPr>
            <w:noProof/>
            <w:webHidden/>
          </w:rPr>
        </w:r>
        <w:r w:rsidR="00555971">
          <w:rPr>
            <w:noProof/>
            <w:webHidden/>
          </w:rPr>
          <w:fldChar w:fldCharType="separate"/>
        </w:r>
        <w:r w:rsidR="00242DC3">
          <w:rPr>
            <w:noProof/>
            <w:webHidden/>
          </w:rPr>
          <w:t>9</w:t>
        </w:r>
        <w:r w:rsidR="00555971">
          <w:rPr>
            <w:noProof/>
            <w:webHidden/>
          </w:rPr>
          <w:fldChar w:fldCharType="end"/>
        </w:r>
      </w:hyperlink>
    </w:p>
    <w:p w14:paraId="1E07FDF4" w14:textId="77777777" w:rsidR="00555971" w:rsidRDefault="00D3722B">
      <w:pPr>
        <w:pStyle w:val="30"/>
        <w:tabs>
          <w:tab w:val="left" w:pos="1050"/>
          <w:tab w:val="right" w:leader="dot" w:pos="8380"/>
        </w:tabs>
        <w:rPr>
          <w:rFonts w:asciiTheme="minorHAnsi" w:eastAsiaTheme="minorEastAsia" w:hAnsiTheme="minorHAnsi" w:cstheme="minorBidi"/>
          <w:i w:val="0"/>
          <w:iCs w:val="0"/>
          <w:noProof/>
          <w:sz w:val="21"/>
          <w:szCs w:val="22"/>
        </w:rPr>
      </w:pPr>
      <w:hyperlink w:anchor="_Toc495937241" w:history="1">
        <w:r w:rsidR="00555971" w:rsidRPr="00A76C1D">
          <w:rPr>
            <w:rStyle w:val="a9"/>
            <w:noProof/>
          </w:rPr>
          <w:t>2.2.5</w:t>
        </w:r>
        <w:r w:rsidR="00555971">
          <w:rPr>
            <w:rFonts w:asciiTheme="minorHAnsi" w:eastAsiaTheme="minorEastAsia" w:hAnsiTheme="minorHAnsi" w:cstheme="minorBidi"/>
            <w:i w:val="0"/>
            <w:iCs w:val="0"/>
            <w:noProof/>
            <w:sz w:val="21"/>
            <w:szCs w:val="22"/>
          </w:rPr>
          <w:tab/>
        </w:r>
        <w:r w:rsidR="00555971" w:rsidRPr="00A76C1D">
          <w:rPr>
            <w:rStyle w:val="a9"/>
            <w:noProof/>
          </w:rPr>
          <w:t>ACC</w:t>
        </w:r>
        <w:r w:rsidR="00555971">
          <w:rPr>
            <w:noProof/>
            <w:webHidden/>
          </w:rPr>
          <w:tab/>
        </w:r>
        <w:r w:rsidR="00555971">
          <w:rPr>
            <w:noProof/>
            <w:webHidden/>
          </w:rPr>
          <w:fldChar w:fldCharType="begin"/>
        </w:r>
        <w:r w:rsidR="00555971">
          <w:rPr>
            <w:noProof/>
            <w:webHidden/>
          </w:rPr>
          <w:instrText xml:space="preserve"> PAGEREF _Toc495937241 \h </w:instrText>
        </w:r>
        <w:r w:rsidR="00555971">
          <w:rPr>
            <w:noProof/>
            <w:webHidden/>
          </w:rPr>
        </w:r>
        <w:r w:rsidR="00555971">
          <w:rPr>
            <w:noProof/>
            <w:webHidden/>
          </w:rPr>
          <w:fldChar w:fldCharType="separate"/>
        </w:r>
        <w:r w:rsidR="00242DC3">
          <w:rPr>
            <w:noProof/>
            <w:webHidden/>
          </w:rPr>
          <w:t>9</w:t>
        </w:r>
        <w:r w:rsidR="00555971">
          <w:rPr>
            <w:noProof/>
            <w:webHidden/>
          </w:rPr>
          <w:fldChar w:fldCharType="end"/>
        </w:r>
      </w:hyperlink>
    </w:p>
    <w:p w14:paraId="33A63D4D" w14:textId="77777777" w:rsidR="00555971" w:rsidRDefault="00D3722B">
      <w:pPr>
        <w:pStyle w:val="30"/>
        <w:tabs>
          <w:tab w:val="left" w:pos="1260"/>
          <w:tab w:val="right" w:leader="dot" w:pos="8380"/>
        </w:tabs>
        <w:rPr>
          <w:rFonts w:asciiTheme="minorHAnsi" w:eastAsiaTheme="minorEastAsia" w:hAnsiTheme="minorHAnsi" w:cstheme="minorBidi"/>
          <w:i w:val="0"/>
          <w:iCs w:val="0"/>
          <w:noProof/>
          <w:sz w:val="21"/>
          <w:szCs w:val="22"/>
        </w:rPr>
      </w:pPr>
      <w:hyperlink w:anchor="_Toc495937242" w:history="1">
        <w:r w:rsidR="00555971" w:rsidRPr="00A76C1D">
          <w:rPr>
            <w:rStyle w:val="a9"/>
            <w:noProof/>
          </w:rPr>
          <w:t>2.2.6</w:t>
        </w:r>
        <w:r w:rsidR="00555971">
          <w:rPr>
            <w:rFonts w:asciiTheme="minorHAnsi" w:eastAsiaTheme="minorEastAsia" w:hAnsiTheme="minorHAnsi" w:cstheme="minorBidi"/>
            <w:i w:val="0"/>
            <w:iCs w:val="0"/>
            <w:noProof/>
            <w:sz w:val="21"/>
            <w:szCs w:val="22"/>
          </w:rPr>
          <w:tab/>
        </w:r>
        <w:r w:rsidR="00555971" w:rsidRPr="00A76C1D">
          <w:rPr>
            <w:rStyle w:val="a9"/>
            <w:rFonts w:hint="eastAsia"/>
            <w:noProof/>
          </w:rPr>
          <w:t>数据存取顺序</w:t>
        </w:r>
        <w:r w:rsidR="00555971">
          <w:rPr>
            <w:noProof/>
            <w:webHidden/>
          </w:rPr>
          <w:tab/>
        </w:r>
        <w:r w:rsidR="00555971">
          <w:rPr>
            <w:noProof/>
            <w:webHidden/>
          </w:rPr>
          <w:fldChar w:fldCharType="begin"/>
        </w:r>
        <w:r w:rsidR="00555971">
          <w:rPr>
            <w:noProof/>
            <w:webHidden/>
          </w:rPr>
          <w:instrText xml:space="preserve"> PAGEREF _Toc495937242 \h </w:instrText>
        </w:r>
        <w:r w:rsidR="00555971">
          <w:rPr>
            <w:noProof/>
            <w:webHidden/>
          </w:rPr>
        </w:r>
        <w:r w:rsidR="00555971">
          <w:rPr>
            <w:noProof/>
            <w:webHidden/>
          </w:rPr>
          <w:fldChar w:fldCharType="separate"/>
        </w:r>
        <w:r w:rsidR="00242DC3">
          <w:rPr>
            <w:noProof/>
            <w:webHidden/>
          </w:rPr>
          <w:t>10</w:t>
        </w:r>
        <w:r w:rsidR="00555971">
          <w:rPr>
            <w:noProof/>
            <w:webHidden/>
          </w:rPr>
          <w:fldChar w:fldCharType="end"/>
        </w:r>
      </w:hyperlink>
    </w:p>
    <w:p w14:paraId="0B8A8DA4" w14:textId="77777777" w:rsidR="00555971" w:rsidRDefault="00D3722B">
      <w:pPr>
        <w:pStyle w:val="20"/>
        <w:tabs>
          <w:tab w:val="left" w:pos="840"/>
          <w:tab w:val="right" w:leader="dot" w:pos="8380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95937243" w:history="1">
        <w:r w:rsidR="00555971" w:rsidRPr="00A76C1D">
          <w:rPr>
            <w:rStyle w:val="a9"/>
            <w:noProof/>
          </w:rPr>
          <w:t>2.3</w:t>
        </w:r>
        <w:r w:rsidR="00555971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555971" w:rsidRPr="00A76C1D">
          <w:rPr>
            <w:rStyle w:val="a9"/>
            <w:noProof/>
          </w:rPr>
          <w:t>CNN</w:t>
        </w:r>
        <w:r w:rsidR="00555971" w:rsidRPr="00A76C1D">
          <w:rPr>
            <w:rStyle w:val="a9"/>
            <w:rFonts w:hint="eastAsia"/>
            <w:noProof/>
          </w:rPr>
          <w:t>架构设计</w:t>
        </w:r>
        <w:r w:rsidR="00555971">
          <w:rPr>
            <w:noProof/>
            <w:webHidden/>
          </w:rPr>
          <w:tab/>
        </w:r>
        <w:r w:rsidR="00555971">
          <w:rPr>
            <w:noProof/>
            <w:webHidden/>
          </w:rPr>
          <w:fldChar w:fldCharType="begin"/>
        </w:r>
        <w:r w:rsidR="00555971">
          <w:rPr>
            <w:noProof/>
            <w:webHidden/>
          </w:rPr>
          <w:instrText xml:space="preserve"> PAGEREF _Toc495937243 \h </w:instrText>
        </w:r>
        <w:r w:rsidR="00555971">
          <w:rPr>
            <w:noProof/>
            <w:webHidden/>
          </w:rPr>
        </w:r>
        <w:r w:rsidR="00555971">
          <w:rPr>
            <w:noProof/>
            <w:webHidden/>
          </w:rPr>
          <w:fldChar w:fldCharType="separate"/>
        </w:r>
        <w:r w:rsidR="00242DC3">
          <w:rPr>
            <w:noProof/>
            <w:webHidden/>
          </w:rPr>
          <w:t>11</w:t>
        </w:r>
        <w:r w:rsidR="00555971">
          <w:rPr>
            <w:noProof/>
            <w:webHidden/>
          </w:rPr>
          <w:fldChar w:fldCharType="end"/>
        </w:r>
      </w:hyperlink>
    </w:p>
    <w:p w14:paraId="5D6877CF" w14:textId="77777777" w:rsidR="00555971" w:rsidRDefault="00D3722B">
      <w:pPr>
        <w:pStyle w:val="30"/>
        <w:tabs>
          <w:tab w:val="left" w:pos="1050"/>
          <w:tab w:val="right" w:leader="dot" w:pos="8380"/>
        </w:tabs>
        <w:rPr>
          <w:rFonts w:asciiTheme="minorHAnsi" w:eastAsiaTheme="minorEastAsia" w:hAnsiTheme="minorHAnsi" w:cstheme="minorBidi"/>
          <w:i w:val="0"/>
          <w:iCs w:val="0"/>
          <w:noProof/>
          <w:sz w:val="21"/>
          <w:szCs w:val="22"/>
        </w:rPr>
      </w:pPr>
      <w:hyperlink w:anchor="_Toc495937244" w:history="1">
        <w:r w:rsidR="00555971" w:rsidRPr="00A76C1D">
          <w:rPr>
            <w:rStyle w:val="a9"/>
            <w:noProof/>
          </w:rPr>
          <w:t>2.3.1</w:t>
        </w:r>
        <w:r w:rsidR="00555971">
          <w:rPr>
            <w:rFonts w:asciiTheme="minorHAnsi" w:eastAsiaTheme="minorEastAsia" w:hAnsiTheme="minorHAnsi" w:cstheme="minorBidi"/>
            <w:i w:val="0"/>
            <w:iCs w:val="0"/>
            <w:noProof/>
            <w:sz w:val="21"/>
            <w:szCs w:val="22"/>
          </w:rPr>
          <w:tab/>
        </w:r>
        <w:r w:rsidR="00555971" w:rsidRPr="00A76C1D">
          <w:rPr>
            <w:rStyle w:val="a9"/>
            <w:noProof/>
          </w:rPr>
          <w:t>CNN</w:t>
        </w:r>
        <w:r w:rsidR="00555971" w:rsidRPr="00A76C1D">
          <w:rPr>
            <w:rStyle w:val="a9"/>
            <w:rFonts w:hint="eastAsia"/>
            <w:noProof/>
          </w:rPr>
          <w:t>卷积加速总体框图</w:t>
        </w:r>
        <w:r w:rsidR="00555971">
          <w:rPr>
            <w:noProof/>
            <w:webHidden/>
          </w:rPr>
          <w:tab/>
        </w:r>
        <w:r w:rsidR="00555971">
          <w:rPr>
            <w:noProof/>
            <w:webHidden/>
          </w:rPr>
          <w:fldChar w:fldCharType="begin"/>
        </w:r>
        <w:r w:rsidR="00555971">
          <w:rPr>
            <w:noProof/>
            <w:webHidden/>
          </w:rPr>
          <w:instrText xml:space="preserve"> PAGEREF _Toc495937244 \h </w:instrText>
        </w:r>
        <w:r w:rsidR="00555971">
          <w:rPr>
            <w:noProof/>
            <w:webHidden/>
          </w:rPr>
        </w:r>
        <w:r w:rsidR="00555971">
          <w:rPr>
            <w:noProof/>
            <w:webHidden/>
          </w:rPr>
          <w:fldChar w:fldCharType="separate"/>
        </w:r>
        <w:r w:rsidR="00242DC3">
          <w:rPr>
            <w:noProof/>
            <w:webHidden/>
          </w:rPr>
          <w:t>11</w:t>
        </w:r>
        <w:r w:rsidR="00555971">
          <w:rPr>
            <w:noProof/>
            <w:webHidden/>
          </w:rPr>
          <w:fldChar w:fldCharType="end"/>
        </w:r>
      </w:hyperlink>
    </w:p>
    <w:p w14:paraId="0BC938FD" w14:textId="77777777" w:rsidR="00555971" w:rsidRDefault="00D3722B">
      <w:pPr>
        <w:pStyle w:val="30"/>
        <w:tabs>
          <w:tab w:val="left" w:pos="1260"/>
          <w:tab w:val="right" w:leader="dot" w:pos="8380"/>
        </w:tabs>
        <w:rPr>
          <w:rFonts w:asciiTheme="minorHAnsi" w:eastAsiaTheme="minorEastAsia" w:hAnsiTheme="minorHAnsi" w:cstheme="minorBidi"/>
          <w:i w:val="0"/>
          <w:iCs w:val="0"/>
          <w:noProof/>
          <w:sz w:val="21"/>
          <w:szCs w:val="22"/>
        </w:rPr>
      </w:pPr>
      <w:hyperlink w:anchor="_Toc495937245" w:history="1">
        <w:r w:rsidR="00555971" w:rsidRPr="00A76C1D">
          <w:rPr>
            <w:rStyle w:val="a9"/>
            <w:noProof/>
          </w:rPr>
          <w:t>2.3.2</w:t>
        </w:r>
        <w:r w:rsidR="00555971">
          <w:rPr>
            <w:rFonts w:asciiTheme="minorHAnsi" w:eastAsiaTheme="minorEastAsia" w:hAnsiTheme="minorHAnsi" w:cstheme="minorBidi"/>
            <w:i w:val="0"/>
            <w:iCs w:val="0"/>
            <w:noProof/>
            <w:sz w:val="21"/>
            <w:szCs w:val="22"/>
          </w:rPr>
          <w:tab/>
        </w:r>
        <w:r w:rsidR="00555971" w:rsidRPr="00A76C1D">
          <w:rPr>
            <w:rStyle w:val="a9"/>
            <w:rFonts w:hint="eastAsia"/>
            <w:noProof/>
          </w:rPr>
          <w:t>数据流</w:t>
        </w:r>
        <w:r w:rsidR="00555971">
          <w:rPr>
            <w:noProof/>
            <w:webHidden/>
          </w:rPr>
          <w:tab/>
        </w:r>
        <w:r w:rsidR="00555971">
          <w:rPr>
            <w:noProof/>
            <w:webHidden/>
          </w:rPr>
          <w:fldChar w:fldCharType="begin"/>
        </w:r>
        <w:r w:rsidR="00555971">
          <w:rPr>
            <w:noProof/>
            <w:webHidden/>
          </w:rPr>
          <w:instrText xml:space="preserve"> PAGEREF _Toc495937245 \h </w:instrText>
        </w:r>
        <w:r w:rsidR="00555971">
          <w:rPr>
            <w:noProof/>
            <w:webHidden/>
          </w:rPr>
        </w:r>
        <w:r w:rsidR="00555971">
          <w:rPr>
            <w:noProof/>
            <w:webHidden/>
          </w:rPr>
          <w:fldChar w:fldCharType="separate"/>
        </w:r>
        <w:r w:rsidR="00242DC3">
          <w:rPr>
            <w:noProof/>
            <w:webHidden/>
          </w:rPr>
          <w:t>12</w:t>
        </w:r>
        <w:r w:rsidR="00555971">
          <w:rPr>
            <w:noProof/>
            <w:webHidden/>
          </w:rPr>
          <w:fldChar w:fldCharType="end"/>
        </w:r>
      </w:hyperlink>
    </w:p>
    <w:p w14:paraId="419BEDE5" w14:textId="77777777" w:rsidR="00555971" w:rsidRDefault="00D3722B">
      <w:pPr>
        <w:pStyle w:val="30"/>
        <w:tabs>
          <w:tab w:val="left" w:pos="1050"/>
          <w:tab w:val="right" w:leader="dot" w:pos="8380"/>
        </w:tabs>
        <w:rPr>
          <w:rFonts w:asciiTheme="minorHAnsi" w:eastAsiaTheme="minorEastAsia" w:hAnsiTheme="minorHAnsi" w:cstheme="minorBidi"/>
          <w:i w:val="0"/>
          <w:iCs w:val="0"/>
          <w:noProof/>
          <w:sz w:val="21"/>
          <w:szCs w:val="22"/>
        </w:rPr>
      </w:pPr>
      <w:hyperlink w:anchor="_Toc495937246" w:history="1">
        <w:r w:rsidR="00555971" w:rsidRPr="00A76C1D">
          <w:rPr>
            <w:rStyle w:val="a9"/>
            <w:noProof/>
          </w:rPr>
          <w:t>2.3.3</w:t>
        </w:r>
        <w:r w:rsidR="00555971">
          <w:rPr>
            <w:rFonts w:asciiTheme="minorHAnsi" w:eastAsiaTheme="minorEastAsia" w:hAnsiTheme="minorHAnsi" w:cstheme="minorBidi"/>
            <w:i w:val="0"/>
            <w:iCs w:val="0"/>
            <w:noProof/>
            <w:sz w:val="21"/>
            <w:szCs w:val="22"/>
          </w:rPr>
          <w:tab/>
        </w:r>
        <w:r w:rsidR="00555971" w:rsidRPr="00A76C1D">
          <w:rPr>
            <w:rStyle w:val="a9"/>
            <w:noProof/>
          </w:rPr>
          <w:t>PE</w:t>
        </w:r>
        <w:r w:rsidR="00555971" w:rsidRPr="00A76C1D">
          <w:rPr>
            <w:rStyle w:val="a9"/>
            <w:rFonts w:hint="eastAsia"/>
            <w:noProof/>
          </w:rPr>
          <w:t>结构</w:t>
        </w:r>
        <w:r w:rsidR="00555971">
          <w:rPr>
            <w:noProof/>
            <w:webHidden/>
          </w:rPr>
          <w:tab/>
        </w:r>
        <w:r w:rsidR="00555971">
          <w:rPr>
            <w:noProof/>
            <w:webHidden/>
          </w:rPr>
          <w:fldChar w:fldCharType="begin"/>
        </w:r>
        <w:r w:rsidR="00555971">
          <w:rPr>
            <w:noProof/>
            <w:webHidden/>
          </w:rPr>
          <w:instrText xml:space="preserve"> PAGEREF _Toc495937246 \h </w:instrText>
        </w:r>
        <w:r w:rsidR="00555971">
          <w:rPr>
            <w:noProof/>
            <w:webHidden/>
          </w:rPr>
        </w:r>
        <w:r w:rsidR="00555971">
          <w:rPr>
            <w:noProof/>
            <w:webHidden/>
          </w:rPr>
          <w:fldChar w:fldCharType="separate"/>
        </w:r>
        <w:r w:rsidR="00242DC3">
          <w:rPr>
            <w:noProof/>
            <w:webHidden/>
          </w:rPr>
          <w:t>13</w:t>
        </w:r>
        <w:r w:rsidR="00555971">
          <w:rPr>
            <w:noProof/>
            <w:webHidden/>
          </w:rPr>
          <w:fldChar w:fldCharType="end"/>
        </w:r>
      </w:hyperlink>
    </w:p>
    <w:p w14:paraId="16023592" w14:textId="77777777" w:rsidR="00555971" w:rsidRDefault="00D3722B">
      <w:pPr>
        <w:pStyle w:val="30"/>
        <w:tabs>
          <w:tab w:val="left" w:pos="1260"/>
          <w:tab w:val="right" w:leader="dot" w:pos="8380"/>
        </w:tabs>
        <w:rPr>
          <w:rFonts w:asciiTheme="minorHAnsi" w:eastAsiaTheme="minorEastAsia" w:hAnsiTheme="minorHAnsi" w:cstheme="minorBidi"/>
          <w:i w:val="0"/>
          <w:iCs w:val="0"/>
          <w:noProof/>
          <w:sz w:val="21"/>
          <w:szCs w:val="22"/>
        </w:rPr>
      </w:pPr>
      <w:hyperlink w:anchor="_Toc495937247" w:history="1">
        <w:r w:rsidR="00555971" w:rsidRPr="00A76C1D">
          <w:rPr>
            <w:rStyle w:val="a9"/>
            <w:noProof/>
          </w:rPr>
          <w:t>2.3.4</w:t>
        </w:r>
        <w:r w:rsidR="00555971">
          <w:rPr>
            <w:rFonts w:asciiTheme="minorHAnsi" w:eastAsiaTheme="minorEastAsia" w:hAnsiTheme="minorHAnsi" w:cstheme="minorBidi"/>
            <w:i w:val="0"/>
            <w:iCs w:val="0"/>
            <w:noProof/>
            <w:sz w:val="21"/>
            <w:szCs w:val="22"/>
          </w:rPr>
          <w:tab/>
        </w:r>
        <w:r w:rsidR="00555971" w:rsidRPr="00A76C1D">
          <w:rPr>
            <w:rStyle w:val="a9"/>
            <w:rFonts w:hint="eastAsia"/>
            <w:noProof/>
          </w:rPr>
          <w:t>列结构</w:t>
        </w:r>
        <w:r w:rsidR="00555971">
          <w:rPr>
            <w:noProof/>
            <w:webHidden/>
          </w:rPr>
          <w:tab/>
        </w:r>
        <w:r w:rsidR="00555971">
          <w:rPr>
            <w:noProof/>
            <w:webHidden/>
          </w:rPr>
          <w:fldChar w:fldCharType="begin"/>
        </w:r>
        <w:r w:rsidR="00555971">
          <w:rPr>
            <w:noProof/>
            <w:webHidden/>
          </w:rPr>
          <w:instrText xml:space="preserve"> PAGEREF _Toc495937247 \h </w:instrText>
        </w:r>
        <w:r w:rsidR="00555971">
          <w:rPr>
            <w:noProof/>
            <w:webHidden/>
          </w:rPr>
        </w:r>
        <w:r w:rsidR="00555971">
          <w:rPr>
            <w:noProof/>
            <w:webHidden/>
          </w:rPr>
          <w:fldChar w:fldCharType="separate"/>
        </w:r>
        <w:r w:rsidR="00242DC3">
          <w:rPr>
            <w:noProof/>
            <w:webHidden/>
          </w:rPr>
          <w:t>14</w:t>
        </w:r>
        <w:r w:rsidR="00555971">
          <w:rPr>
            <w:noProof/>
            <w:webHidden/>
          </w:rPr>
          <w:fldChar w:fldCharType="end"/>
        </w:r>
      </w:hyperlink>
    </w:p>
    <w:p w14:paraId="6DCDF189" w14:textId="77777777" w:rsidR="00555971" w:rsidRDefault="00D3722B">
      <w:pPr>
        <w:pStyle w:val="30"/>
        <w:tabs>
          <w:tab w:val="left" w:pos="1050"/>
          <w:tab w:val="right" w:leader="dot" w:pos="8380"/>
        </w:tabs>
        <w:rPr>
          <w:rFonts w:asciiTheme="minorHAnsi" w:eastAsiaTheme="minorEastAsia" w:hAnsiTheme="minorHAnsi" w:cstheme="minorBidi"/>
          <w:i w:val="0"/>
          <w:iCs w:val="0"/>
          <w:noProof/>
          <w:sz w:val="21"/>
          <w:szCs w:val="22"/>
        </w:rPr>
      </w:pPr>
      <w:hyperlink w:anchor="_Toc495937248" w:history="1">
        <w:r w:rsidR="00555971" w:rsidRPr="00A76C1D">
          <w:rPr>
            <w:rStyle w:val="a9"/>
            <w:noProof/>
          </w:rPr>
          <w:t>2.3.5</w:t>
        </w:r>
        <w:r w:rsidR="00555971">
          <w:rPr>
            <w:rFonts w:asciiTheme="minorHAnsi" w:eastAsiaTheme="minorEastAsia" w:hAnsiTheme="minorHAnsi" w:cstheme="minorBidi"/>
            <w:i w:val="0"/>
            <w:iCs w:val="0"/>
            <w:noProof/>
            <w:sz w:val="21"/>
            <w:szCs w:val="22"/>
          </w:rPr>
          <w:tab/>
        </w:r>
        <w:r w:rsidR="00555971" w:rsidRPr="00A76C1D">
          <w:rPr>
            <w:rStyle w:val="a9"/>
            <w:noProof/>
          </w:rPr>
          <w:t>4</w:t>
        </w:r>
        <w:r w:rsidR="00555971" w:rsidRPr="00A76C1D">
          <w:rPr>
            <w:rStyle w:val="a9"/>
            <w:rFonts w:hint="eastAsia"/>
            <w:noProof/>
          </w:rPr>
          <w:t>列结构</w:t>
        </w:r>
        <w:r w:rsidR="00555971">
          <w:rPr>
            <w:noProof/>
            <w:webHidden/>
          </w:rPr>
          <w:tab/>
        </w:r>
        <w:r w:rsidR="00555971">
          <w:rPr>
            <w:noProof/>
            <w:webHidden/>
          </w:rPr>
          <w:fldChar w:fldCharType="begin"/>
        </w:r>
        <w:r w:rsidR="00555971">
          <w:rPr>
            <w:noProof/>
            <w:webHidden/>
          </w:rPr>
          <w:instrText xml:space="preserve"> PAGEREF _Toc495937248 \h </w:instrText>
        </w:r>
        <w:r w:rsidR="00555971">
          <w:rPr>
            <w:noProof/>
            <w:webHidden/>
          </w:rPr>
        </w:r>
        <w:r w:rsidR="00555971">
          <w:rPr>
            <w:noProof/>
            <w:webHidden/>
          </w:rPr>
          <w:fldChar w:fldCharType="separate"/>
        </w:r>
        <w:r w:rsidR="00242DC3">
          <w:rPr>
            <w:noProof/>
            <w:webHidden/>
          </w:rPr>
          <w:t>14</w:t>
        </w:r>
        <w:r w:rsidR="00555971">
          <w:rPr>
            <w:noProof/>
            <w:webHidden/>
          </w:rPr>
          <w:fldChar w:fldCharType="end"/>
        </w:r>
      </w:hyperlink>
    </w:p>
    <w:p w14:paraId="10B80A43" w14:textId="77777777" w:rsidR="00555971" w:rsidRDefault="00D3722B">
      <w:pPr>
        <w:pStyle w:val="30"/>
        <w:tabs>
          <w:tab w:val="left" w:pos="1050"/>
          <w:tab w:val="right" w:leader="dot" w:pos="8380"/>
        </w:tabs>
        <w:rPr>
          <w:rFonts w:asciiTheme="minorHAnsi" w:eastAsiaTheme="minorEastAsia" w:hAnsiTheme="minorHAnsi" w:cstheme="minorBidi"/>
          <w:i w:val="0"/>
          <w:iCs w:val="0"/>
          <w:noProof/>
          <w:sz w:val="21"/>
          <w:szCs w:val="22"/>
        </w:rPr>
      </w:pPr>
      <w:hyperlink w:anchor="_Toc495937249" w:history="1">
        <w:r w:rsidR="00555971" w:rsidRPr="00A76C1D">
          <w:rPr>
            <w:rStyle w:val="a9"/>
            <w:noProof/>
          </w:rPr>
          <w:t>2.3.6</w:t>
        </w:r>
        <w:r w:rsidR="00555971">
          <w:rPr>
            <w:rFonts w:asciiTheme="minorHAnsi" w:eastAsiaTheme="minorEastAsia" w:hAnsiTheme="minorHAnsi" w:cstheme="minorBidi"/>
            <w:i w:val="0"/>
            <w:iCs w:val="0"/>
            <w:noProof/>
            <w:sz w:val="21"/>
            <w:szCs w:val="22"/>
          </w:rPr>
          <w:tab/>
        </w:r>
        <w:r w:rsidR="00555971" w:rsidRPr="00A76C1D">
          <w:rPr>
            <w:rStyle w:val="a9"/>
            <w:noProof/>
          </w:rPr>
          <w:t>CE</w:t>
        </w:r>
        <w:r w:rsidR="00555971" w:rsidRPr="00A76C1D">
          <w:rPr>
            <w:rStyle w:val="a9"/>
            <w:rFonts w:hint="eastAsia"/>
            <w:noProof/>
          </w:rPr>
          <w:t>结构</w:t>
        </w:r>
        <w:r w:rsidR="00555971">
          <w:rPr>
            <w:noProof/>
            <w:webHidden/>
          </w:rPr>
          <w:tab/>
        </w:r>
        <w:r w:rsidR="00555971">
          <w:rPr>
            <w:noProof/>
            <w:webHidden/>
          </w:rPr>
          <w:fldChar w:fldCharType="begin"/>
        </w:r>
        <w:r w:rsidR="00555971">
          <w:rPr>
            <w:noProof/>
            <w:webHidden/>
          </w:rPr>
          <w:instrText xml:space="preserve"> PAGEREF _Toc495937249 \h </w:instrText>
        </w:r>
        <w:r w:rsidR="00555971">
          <w:rPr>
            <w:noProof/>
            <w:webHidden/>
          </w:rPr>
        </w:r>
        <w:r w:rsidR="00555971">
          <w:rPr>
            <w:noProof/>
            <w:webHidden/>
          </w:rPr>
          <w:fldChar w:fldCharType="separate"/>
        </w:r>
        <w:r w:rsidR="00242DC3">
          <w:rPr>
            <w:noProof/>
            <w:webHidden/>
          </w:rPr>
          <w:t>14</w:t>
        </w:r>
        <w:r w:rsidR="00555971">
          <w:rPr>
            <w:noProof/>
            <w:webHidden/>
          </w:rPr>
          <w:fldChar w:fldCharType="end"/>
        </w:r>
      </w:hyperlink>
    </w:p>
    <w:p w14:paraId="7F6E589E" w14:textId="77777777" w:rsidR="00555971" w:rsidRDefault="00D3722B">
      <w:pPr>
        <w:pStyle w:val="30"/>
        <w:tabs>
          <w:tab w:val="left" w:pos="1260"/>
          <w:tab w:val="right" w:leader="dot" w:pos="8380"/>
        </w:tabs>
        <w:rPr>
          <w:rFonts w:asciiTheme="minorHAnsi" w:eastAsiaTheme="minorEastAsia" w:hAnsiTheme="minorHAnsi" w:cstheme="minorBidi"/>
          <w:i w:val="0"/>
          <w:iCs w:val="0"/>
          <w:noProof/>
          <w:sz w:val="21"/>
          <w:szCs w:val="22"/>
        </w:rPr>
      </w:pPr>
      <w:hyperlink w:anchor="_Toc495937250" w:history="1">
        <w:r w:rsidR="00555971" w:rsidRPr="00A76C1D">
          <w:rPr>
            <w:rStyle w:val="a9"/>
            <w:noProof/>
          </w:rPr>
          <w:t>2.3.7</w:t>
        </w:r>
        <w:r w:rsidR="00555971">
          <w:rPr>
            <w:rFonts w:asciiTheme="minorHAnsi" w:eastAsiaTheme="minorEastAsia" w:hAnsiTheme="minorHAnsi" w:cstheme="minorBidi"/>
            <w:i w:val="0"/>
            <w:iCs w:val="0"/>
            <w:noProof/>
            <w:sz w:val="21"/>
            <w:szCs w:val="22"/>
          </w:rPr>
          <w:tab/>
        </w:r>
        <w:r w:rsidR="00555971" w:rsidRPr="00A76C1D">
          <w:rPr>
            <w:rStyle w:val="a9"/>
            <w:rFonts w:hint="eastAsia"/>
            <w:noProof/>
          </w:rPr>
          <w:t>多</w:t>
        </w:r>
        <w:r w:rsidR="00555971" w:rsidRPr="00A76C1D">
          <w:rPr>
            <w:rStyle w:val="a9"/>
            <w:noProof/>
          </w:rPr>
          <w:t>CE</w:t>
        </w:r>
        <w:r w:rsidR="00555971" w:rsidRPr="00A76C1D">
          <w:rPr>
            <w:rStyle w:val="a9"/>
            <w:rFonts w:hint="eastAsia"/>
            <w:noProof/>
          </w:rPr>
          <w:t>结构</w:t>
        </w:r>
        <w:r w:rsidR="00555971">
          <w:rPr>
            <w:noProof/>
            <w:webHidden/>
          </w:rPr>
          <w:tab/>
        </w:r>
        <w:r w:rsidR="00555971">
          <w:rPr>
            <w:noProof/>
            <w:webHidden/>
          </w:rPr>
          <w:fldChar w:fldCharType="begin"/>
        </w:r>
        <w:r w:rsidR="00555971">
          <w:rPr>
            <w:noProof/>
            <w:webHidden/>
          </w:rPr>
          <w:instrText xml:space="preserve"> PAGEREF _Toc495937250 \h </w:instrText>
        </w:r>
        <w:r w:rsidR="00555971">
          <w:rPr>
            <w:noProof/>
            <w:webHidden/>
          </w:rPr>
        </w:r>
        <w:r w:rsidR="00555971">
          <w:rPr>
            <w:noProof/>
            <w:webHidden/>
          </w:rPr>
          <w:fldChar w:fldCharType="separate"/>
        </w:r>
        <w:r w:rsidR="00242DC3">
          <w:rPr>
            <w:noProof/>
            <w:webHidden/>
          </w:rPr>
          <w:t>15</w:t>
        </w:r>
        <w:r w:rsidR="00555971">
          <w:rPr>
            <w:noProof/>
            <w:webHidden/>
          </w:rPr>
          <w:fldChar w:fldCharType="end"/>
        </w:r>
      </w:hyperlink>
    </w:p>
    <w:p w14:paraId="474AB303" w14:textId="77777777" w:rsidR="00555971" w:rsidRDefault="00D3722B">
      <w:pPr>
        <w:pStyle w:val="30"/>
        <w:tabs>
          <w:tab w:val="left" w:pos="1050"/>
          <w:tab w:val="right" w:leader="dot" w:pos="8380"/>
        </w:tabs>
        <w:rPr>
          <w:rFonts w:asciiTheme="minorHAnsi" w:eastAsiaTheme="minorEastAsia" w:hAnsiTheme="minorHAnsi" w:cstheme="minorBidi"/>
          <w:i w:val="0"/>
          <w:iCs w:val="0"/>
          <w:noProof/>
          <w:sz w:val="21"/>
          <w:szCs w:val="22"/>
        </w:rPr>
      </w:pPr>
      <w:hyperlink w:anchor="_Toc495937251" w:history="1">
        <w:r w:rsidR="00555971" w:rsidRPr="00A76C1D">
          <w:rPr>
            <w:rStyle w:val="a9"/>
            <w:noProof/>
          </w:rPr>
          <w:t>2.3.8</w:t>
        </w:r>
        <w:r w:rsidR="00555971">
          <w:rPr>
            <w:rFonts w:asciiTheme="minorHAnsi" w:eastAsiaTheme="minorEastAsia" w:hAnsiTheme="minorHAnsi" w:cstheme="minorBidi"/>
            <w:i w:val="0"/>
            <w:iCs w:val="0"/>
            <w:noProof/>
            <w:sz w:val="21"/>
            <w:szCs w:val="22"/>
          </w:rPr>
          <w:tab/>
        </w:r>
        <w:r w:rsidR="00555971" w:rsidRPr="00A76C1D">
          <w:rPr>
            <w:rStyle w:val="a9"/>
            <w:noProof/>
          </w:rPr>
          <w:t>CE</w:t>
        </w:r>
        <w:r w:rsidR="00555971" w:rsidRPr="00A76C1D">
          <w:rPr>
            <w:rStyle w:val="a9"/>
            <w:rFonts w:hint="eastAsia"/>
            <w:noProof/>
          </w:rPr>
          <w:t>数据输入</w:t>
        </w:r>
        <w:r w:rsidR="00555971">
          <w:rPr>
            <w:noProof/>
            <w:webHidden/>
          </w:rPr>
          <w:tab/>
        </w:r>
        <w:r w:rsidR="00555971">
          <w:rPr>
            <w:noProof/>
            <w:webHidden/>
          </w:rPr>
          <w:fldChar w:fldCharType="begin"/>
        </w:r>
        <w:r w:rsidR="00555971">
          <w:rPr>
            <w:noProof/>
            <w:webHidden/>
          </w:rPr>
          <w:instrText xml:space="preserve"> PAGEREF _Toc495937251 \h </w:instrText>
        </w:r>
        <w:r w:rsidR="00555971">
          <w:rPr>
            <w:noProof/>
            <w:webHidden/>
          </w:rPr>
        </w:r>
        <w:r w:rsidR="00555971">
          <w:rPr>
            <w:noProof/>
            <w:webHidden/>
          </w:rPr>
          <w:fldChar w:fldCharType="separate"/>
        </w:r>
        <w:r w:rsidR="00242DC3">
          <w:rPr>
            <w:noProof/>
            <w:webHidden/>
          </w:rPr>
          <w:t>16</w:t>
        </w:r>
        <w:r w:rsidR="00555971">
          <w:rPr>
            <w:noProof/>
            <w:webHidden/>
          </w:rPr>
          <w:fldChar w:fldCharType="end"/>
        </w:r>
      </w:hyperlink>
    </w:p>
    <w:p w14:paraId="17C25F9F" w14:textId="77777777" w:rsidR="00555971" w:rsidRDefault="00D3722B">
      <w:pPr>
        <w:pStyle w:val="30"/>
        <w:tabs>
          <w:tab w:val="left" w:pos="1050"/>
          <w:tab w:val="right" w:leader="dot" w:pos="8380"/>
        </w:tabs>
        <w:rPr>
          <w:rFonts w:asciiTheme="minorHAnsi" w:eastAsiaTheme="minorEastAsia" w:hAnsiTheme="minorHAnsi" w:cstheme="minorBidi"/>
          <w:i w:val="0"/>
          <w:iCs w:val="0"/>
          <w:noProof/>
          <w:sz w:val="21"/>
          <w:szCs w:val="22"/>
        </w:rPr>
      </w:pPr>
      <w:hyperlink w:anchor="_Toc495937252" w:history="1">
        <w:r w:rsidR="00555971" w:rsidRPr="00A76C1D">
          <w:rPr>
            <w:rStyle w:val="a9"/>
            <w:noProof/>
          </w:rPr>
          <w:t>2.3.9</w:t>
        </w:r>
        <w:r w:rsidR="00555971">
          <w:rPr>
            <w:rFonts w:asciiTheme="minorHAnsi" w:eastAsiaTheme="minorEastAsia" w:hAnsiTheme="minorHAnsi" w:cstheme="minorBidi"/>
            <w:i w:val="0"/>
            <w:iCs w:val="0"/>
            <w:noProof/>
            <w:sz w:val="21"/>
            <w:szCs w:val="22"/>
          </w:rPr>
          <w:tab/>
        </w:r>
        <w:r w:rsidR="00555971" w:rsidRPr="00A76C1D">
          <w:rPr>
            <w:rStyle w:val="a9"/>
            <w:noProof/>
          </w:rPr>
          <w:t>CE</w:t>
        </w:r>
        <w:r w:rsidR="00555971" w:rsidRPr="00A76C1D">
          <w:rPr>
            <w:rStyle w:val="a9"/>
            <w:rFonts w:hint="eastAsia"/>
            <w:noProof/>
          </w:rPr>
          <w:t>数据输出</w:t>
        </w:r>
        <w:r w:rsidR="00555971">
          <w:rPr>
            <w:noProof/>
            <w:webHidden/>
          </w:rPr>
          <w:tab/>
        </w:r>
        <w:r w:rsidR="00555971">
          <w:rPr>
            <w:noProof/>
            <w:webHidden/>
          </w:rPr>
          <w:fldChar w:fldCharType="begin"/>
        </w:r>
        <w:r w:rsidR="00555971">
          <w:rPr>
            <w:noProof/>
            <w:webHidden/>
          </w:rPr>
          <w:instrText xml:space="preserve"> PAGEREF _Toc495937252 \h </w:instrText>
        </w:r>
        <w:r w:rsidR="00555971">
          <w:rPr>
            <w:noProof/>
            <w:webHidden/>
          </w:rPr>
        </w:r>
        <w:r w:rsidR="00555971">
          <w:rPr>
            <w:noProof/>
            <w:webHidden/>
          </w:rPr>
          <w:fldChar w:fldCharType="separate"/>
        </w:r>
        <w:r w:rsidR="00242DC3">
          <w:rPr>
            <w:noProof/>
            <w:webHidden/>
          </w:rPr>
          <w:t>16</w:t>
        </w:r>
        <w:r w:rsidR="00555971">
          <w:rPr>
            <w:noProof/>
            <w:webHidden/>
          </w:rPr>
          <w:fldChar w:fldCharType="end"/>
        </w:r>
      </w:hyperlink>
    </w:p>
    <w:p w14:paraId="16DB0EF6" w14:textId="77777777" w:rsidR="00555971" w:rsidRDefault="00D3722B">
      <w:pPr>
        <w:pStyle w:val="30"/>
        <w:tabs>
          <w:tab w:val="left" w:pos="1260"/>
          <w:tab w:val="right" w:leader="dot" w:pos="8380"/>
        </w:tabs>
        <w:rPr>
          <w:rFonts w:asciiTheme="minorHAnsi" w:eastAsiaTheme="minorEastAsia" w:hAnsiTheme="minorHAnsi" w:cstheme="minorBidi"/>
          <w:i w:val="0"/>
          <w:iCs w:val="0"/>
          <w:noProof/>
          <w:sz w:val="21"/>
          <w:szCs w:val="22"/>
        </w:rPr>
      </w:pPr>
      <w:hyperlink w:anchor="_Toc495937253" w:history="1">
        <w:r w:rsidR="00555971" w:rsidRPr="00A76C1D">
          <w:rPr>
            <w:rStyle w:val="a9"/>
            <w:noProof/>
          </w:rPr>
          <w:t>2.3.10</w:t>
        </w:r>
        <w:r w:rsidR="00555971">
          <w:rPr>
            <w:rFonts w:asciiTheme="minorHAnsi" w:eastAsiaTheme="minorEastAsia" w:hAnsiTheme="minorHAnsi" w:cstheme="minorBidi"/>
            <w:i w:val="0"/>
            <w:iCs w:val="0"/>
            <w:noProof/>
            <w:sz w:val="21"/>
            <w:szCs w:val="22"/>
          </w:rPr>
          <w:tab/>
        </w:r>
        <w:r w:rsidR="00555971" w:rsidRPr="00A76C1D">
          <w:rPr>
            <w:rStyle w:val="a9"/>
            <w:noProof/>
          </w:rPr>
          <w:t>BN/Relu/Pooling</w:t>
        </w:r>
        <w:r w:rsidR="00555971" w:rsidRPr="00A76C1D">
          <w:rPr>
            <w:rStyle w:val="a9"/>
            <w:rFonts w:hint="eastAsia"/>
            <w:noProof/>
          </w:rPr>
          <w:t>计算</w:t>
        </w:r>
        <w:r w:rsidR="00555971">
          <w:rPr>
            <w:noProof/>
            <w:webHidden/>
          </w:rPr>
          <w:tab/>
        </w:r>
        <w:r w:rsidR="00555971">
          <w:rPr>
            <w:noProof/>
            <w:webHidden/>
          </w:rPr>
          <w:fldChar w:fldCharType="begin"/>
        </w:r>
        <w:r w:rsidR="00555971">
          <w:rPr>
            <w:noProof/>
            <w:webHidden/>
          </w:rPr>
          <w:instrText xml:space="preserve"> PAGEREF _Toc495937253 \h </w:instrText>
        </w:r>
        <w:r w:rsidR="00555971">
          <w:rPr>
            <w:noProof/>
            <w:webHidden/>
          </w:rPr>
        </w:r>
        <w:r w:rsidR="00555971">
          <w:rPr>
            <w:noProof/>
            <w:webHidden/>
          </w:rPr>
          <w:fldChar w:fldCharType="separate"/>
        </w:r>
        <w:r w:rsidR="00242DC3">
          <w:rPr>
            <w:noProof/>
            <w:webHidden/>
          </w:rPr>
          <w:t>17</w:t>
        </w:r>
        <w:r w:rsidR="00555971">
          <w:rPr>
            <w:noProof/>
            <w:webHidden/>
          </w:rPr>
          <w:fldChar w:fldCharType="end"/>
        </w:r>
      </w:hyperlink>
    </w:p>
    <w:p w14:paraId="6CD9AFAF" w14:textId="77777777" w:rsidR="00555971" w:rsidRDefault="00D3722B">
      <w:pPr>
        <w:pStyle w:val="10"/>
        <w:tabs>
          <w:tab w:val="left" w:pos="420"/>
          <w:tab w:val="right" w:leader="dot" w:pos="838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495937254" w:history="1">
        <w:r w:rsidR="00555971" w:rsidRPr="00A76C1D">
          <w:rPr>
            <w:rStyle w:val="a9"/>
            <w:noProof/>
          </w:rPr>
          <w:t>3</w:t>
        </w:r>
        <w:r w:rsidR="00555971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1"/>
            <w:szCs w:val="22"/>
          </w:rPr>
          <w:tab/>
        </w:r>
        <w:r w:rsidR="00555971" w:rsidRPr="00A76C1D">
          <w:rPr>
            <w:rStyle w:val="a9"/>
            <w:rFonts w:hint="eastAsia"/>
            <w:noProof/>
          </w:rPr>
          <w:t>性能评估</w:t>
        </w:r>
        <w:r w:rsidR="00555971">
          <w:rPr>
            <w:noProof/>
            <w:webHidden/>
          </w:rPr>
          <w:tab/>
        </w:r>
        <w:r w:rsidR="00555971">
          <w:rPr>
            <w:noProof/>
            <w:webHidden/>
          </w:rPr>
          <w:fldChar w:fldCharType="begin"/>
        </w:r>
        <w:r w:rsidR="00555971">
          <w:rPr>
            <w:noProof/>
            <w:webHidden/>
          </w:rPr>
          <w:instrText xml:space="preserve"> PAGEREF _Toc495937254 \h </w:instrText>
        </w:r>
        <w:r w:rsidR="00555971">
          <w:rPr>
            <w:noProof/>
            <w:webHidden/>
          </w:rPr>
        </w:r>
        <w:r w:rsidR="00555971">
          <w:rPr>
            <w:noProof/>
            <w:webHidden/>
          </w:rPr>
          <w:fldChar w:fldCharType="separate"/>
        </w:r>
        <w:r w:rsidR="00242DC3">
          <w:rPr>
            <w:noProof/>
            <w:webHidden/>
          </w:rPr>
          <w:t>17</w:t>
        </w:r>
        <w:r w:rsidR="00555971">
          <w:rPr>
            <w:noProof/>
            <w:webHidden/>
          </w:rPr>
          <w:fldChar w:fldCharType="end"/>
        </w:r>
      </w:hyperlink>
    </w:p>
    <w:p w14:paraId="7635AEE1" w14:textId="77777777" w:rsidR="00555971" w:rsidRDefault="00D3722B">
      <w:pPr>
        <w:pStyle w:val="10"/>
        <w:tabs>
          <w:tab w:val="left" w:pos="420"/>
          <w:tab w:val="right" w:leader="dot" w:pos="838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495937255" w:history="1">
        <w:r w:rsidR="00555971" w:rsidRPr="00A76C1D">
          <w:rPr>
            <w:rStyle w:val="a9"/>
            <w:noProof/>
          </w:rPr>
          <w:t>4</w:t>
        </w:r>
        <w:r w:rsidR="00555971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1"/>
            <w:szCs w:val="22"/>
          </w:rPr>
          <w:tab/>
        </w:r>
        <w:r w:rsidR="00555971" w:rsidRPr="00A76C1D">
          <w:rPr>
            <w:rStyle w:val="a9"/>
            <w:rFonts w:hint="eastAsia"/>
            <w:noProof/>
          </w:rPr>
          <w:t>数据复用分析</w:t>
        </w:r>
        <w:r w:rsidR="00555971">
          <w:rPr>
            <w:noProof/>
            <w:webHidden/>
          </w:rPr>
          <w:tab/>
        </w:r>
        <w:r w:rsidR="00555971">
          <w:rPr>
            <w:noProof/>
            <w:webHidden/>
          </w:rPr>
          <w:fldChar w:fldCharType="begin"/>
        </w:r>
        <w:r w:rsidR="00555971">
          <w:rPr>
            <w:noProof/>
            <w:webHidden/>
          </w:rPr>
          <w:instrText xml:space="preserve"> PAGEREF _Toc495937255 \h </w:instrText>
        </w:r>
        <w:r w:rsidR="00555971">
          <w:rPr>
            <w:noProof/>
            <w:webHidden/>
          </w:rPr>
        </w:r>
        <w:r w:rsidR="00555971">
          <w:rPr>
            <w:noProof/>
            <w:webHidden/>
          </w:rPr>
          <w:fldChar w:fldCharType="separate"/>
        </w:r>
        <w:r w:rsidR="00242DC3">
          <w:rPr>
            <w:noProof/>
            <w:webHidden/>
          </w:rPr>
          <w:t>17</w:t>
        </w:r>
        <w:r w:rsidR="00555971">
          <w:rPr>
            <w:noProof/>
            <w:webHidden/>
          </w:rPr>
          <w:fldChar w:fldCharType="end"/>
        </w:r>
      </w:hyperlink>
    </w:p>
    <w:p w14:paraId="0482D392" w14:textId="77777777" w:rsidR="00555971" w:rsidRDefault="00D3722B">
      <w:pPr>
        <w:pStyle w:val="20"/>
        <w:tabs>
          <w:tab w:val="left" w:pos="840"/>
          <w:tab w:val="right" w:leader="dot" w:pos="8380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95937256" w:history="1">
        <w:r w:rsidR="00555971" w:rsidRPr="00A76C1D">
          <w:rPr>
            <w:rStyle w:val="a9"/>
            <w:noProof/>
          </w:rPr>
          <w:t>4.1</w:t>
        </w:r>
        <w:r w:rsidR="00555971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555971" w:rsidRPr="00A76C1D">
          <w:rPr>
            <w:rStyle w:val="a9"/>
            <w:noProof/>
          </w:rPr>
          <w:t>CNN</w:t>
        </w:r>
        <w:r w:rsidR="00555971" w:rsidRPr="00A76C1D">
          <w:rPr>
            <w:rStyle w:val="a9"/>
            <w:rFonts w:hint="eastAsia"/>
            <w:noProof/>
          </w:rPr>
          <w:t>计算模型</w:t>
        </w:r>
        <w:r w:rsidR="00555971">
          <w:rPr>
            <w:noProof/>
            <w:webHidden/>
          </w:rPr>
          <w:tab/>
        </w:r>
        <w:r w:rsidR="00555971">
          <w:rPr>
            <w:noProof/>
            <w:webHidden/>
          </w:rPr>
          <w:fldChar w:fldCharType="begin"/>
        </w:r>
        <w:r w:rsidR="00555971">
          <w:rPr>
            <w:noProof/>
            <w:webHidden/>
          </w:rPr>
          <w:instrText xml:space="preserve"> PAGEREF _Toc495937256 \h </w:instrText>
        </w:r>
        <w:r w:rsidR="00555971">
          <w:rPr>
            <w:noProof/>
            <w:webHidden/>
          </w:rPr>
        </w:r>
        <w:r w:rsidR="00555971">
          <w:rPr>
            <w:noProof/>
            <w:webHidden/>
          </w:rPr>
          <w:fldChar w:fldCharType="separate"/>
        </w:r>
        <w:r w:rsidR="00242DC3">
          <w:rPr>
            <w:noProof/>
            <w:webHidden/>
          </w:rPr>
          <w:t>17</w:t>
        </w:r>
        <w:r w:rsidR="00555971">
          <w:rPr>
            <w:noProof/>
            <w:webHidden/>
          </w:rPr>
          <w:fldChar w:fldCharType="end"/>
        </w:r>
      </w:hyperlink>
    </w:p>
    <w:p w14:paraId="29FB35D2" w14:textId="77777777" w:rsidR="00555971" w:rsidRDefault="00D3722B">
      <w:pPr>
        <w:pStyle w:val="20"/>
        <w:tabs>
          <w:tab w:val="left" w:pos="840"/>
          <w:tab w:val="right" w:leader="dot" w:pos="8380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95937257" w:history="1">
        <w:r w:rsidR="00555971" w:rsidRPr="00A76C1D">
          <w:rPr>
            <w:rStyle w:val="a9"/>
            <w:noProof/>
          </w:rPr>
          <w:t>4.2</w:t>
        </w:r>
        <w:r w:rsidR="00555971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555971" w:rsidRPr="00A76C1D">
          <w:rPr>
            <w:rStyle w:val="a9"/>
            <w:rFonts w:hint="eastAsia"/>
            <w:noProof/>
          </w:rPr>
          <w:t>硬件框架模型</w:t>
        </w:r>
        <w:r w:rsidR="00555971">
          <w:rPr>
            <w:noProof/>
            <w:webHidden/>
          </w:rPr>
          <w:tab/>
        </w:r>
        <w:r w:rsidR="00555971">
          <w:rPr>
            <w:noProof/>
            <w:webHidden/>
          </w:rPr>
          <w:fldChar w:fldCharType="begin"/>
        </w:r>
        <w:r w:rsidR="00555971">
          <w:rPr>
            <w:noProof/>
            <w:webHidden/>
          </w:rPr>
          <w:instrText xml:space="preserve"> PAGEREF _Toc495937257 \h </w:instrText>
        </w:r>
        <w:r w:rsidR="00555971">
          <w:rPr>
            <w:noProof/>
            <w:webHidden/>
          </w:rPr>
        </w:r>
        <w:r w:rsidR="00555971">
          <w:rPr>
            <w:noProof/>
            <w:webHidden/>
          </w:rPr>
          <w:fldChar w:fldCharType="separate"/>
        </w:r>
        <w:r w:rsidR="00242DC3">
          <w:rPr>
            <w:noProof/>
            <w:webHidden/>
          </w:rPr>
          <w:t>18</w:t>
        </w:r>
        <w:r w:rsidR="00555971">
          <w:rPr>
            <w:noProof/>
            <w:webHidden/>
          </w:rPr>
          <w:fldChar w:fldCharType="end"/>
        </w:r>
      </w:hyperlink>
    </w:p>
    <w:p w14:paraId="254C9275" w14:textId="77777777" w:rsidR="00555971" w:rsidRDefault="00D3722B">
      <w:pPr>
        <w:pStyle w:val="30"/>
        <w:tabs>
          <w:tab w:val="left" w:pos="1260"/>
          <w:tab w:val="right" w:leader="dot" w:pos="8380"/>
        </w:tabs>
        <w:rPr>
          <w:rFonts w:asciiTheme="minorHAnsi" w:eastAsiaTheme="minorEastAsia" w:hAnsiTheme="minorHAnsi" w:cstheme="minorBidi"/>
          <w:i w:val="0"/>
          <w:iCs w:val="0"/>
          <w:noProof/>
          <w:sz w:val="21"/>
          <w:szCs w:val="22"/>
        </w:rPr>
      </w:pPr>
      <w:hyperlink w:anchor="_Toc495937258" w:history="1">
        <w:r w:rsidR="00555971" w:rsidRPr="00A76C1D">
          <w:rPr>
            <w:rStyle w:val="a9"/>
            <w:noProof/>
          </w:rPr>
          <w:t>4.2.1</w:t>
        </w:r>
        <w:r w:rsidR="00555971">
          <w:rPr>
            <w:rFonts w:asciiTheme="minorHAnsi" w:eastAsiaTheme="minorEastAsia" w:hAnsiTheme="minorHAnsi" w:cstheme="minorBidi"/>
            <w:i w:val="0"/>
            <w:iCs w:val="0"/>
            <w:noProof/>
            <w:sz w:val="21"/>
            <w:szCs w:val="22"/>
          </w:rPr>
          <w:tab/>
        </w:r>
        <w:r w:rsidR="00555971" w:rsidRPr="00A76C1D">
          <w:rPr>
            <w:rStyle w:val="a9"/>
            <w:rFonts w:hint="eastAsia"/>
            <w:noProof/>
          </w:rPr>
          <w:t>硬件框架的</w:t>
        </w:r>
        <w:r w:rsidR="00555971" w:rsidRPr="00A76C1D">
          <w:rPr>
            <w:rStyle w:val="a9"/>
            <w:noProof/>
          </w:rPr>
          <w:t>2</w:t>
        </w:r>
        <w:r w:rsidR="00555971" w:rsidRPr="00A76C1D">
          <w:rPr>
            <w:rStyle w:val="a9"/>
            <w:rFonts w:hint="eastAsia"/>
            <w:noProof/>
          </w:rPr>
          <w:t>个挑战</w:t>
        </w:r>
        <w:r w:rsidR="00555971">
          <w:rPr>
            <w:noProof/>
            <w:webHidden/>
          </w:rPr>
          <w:tab/>
        </w:r>
        <w:r w:rsidR="00555971">
          <w:rPr>
            <w:noProof/>
            <w:webHidden/>
          </w:rPr>
          <w:fldChar w:fldCharType="begin"/>
        </w:r>
        <w:r w:rsidR="00555971">
          <w:rPr>
            <w:noProof/>
            <w:webHidden/>
          </w:rPr>
          <w:instrText xml:space="preserve"> PAGEREF _Toc495937258 \h </w:instrText>
        </w:r>
        <w:r w:rsidR="00555971">
          <w:rPr>
            <w:noProof/>
            <w:webHidden/>
          </w:rPr>
        </w:r>
        <w:r w:rsidR="00555971">
          <w:rPr>
            <w:noProof/>
            <w:webHidden/>
          </w:rPr>
          <w:fldChar w:fldCharType="separate"/>
        </w:r>
        <w:r w:rsidR="00242DC3">
          <w:rPr>
            <w:noProof/>
            <w:webHidden/>
          </w:rPr>
          <w:t>18</w:t>
        </w:r>
        <w:r w:rsidR="00555971">
          <w:rPr>
            <w:noProof/>
            <w:webHidden/>
          </w:rPr>
          <w:fldChar w:fldCharType="end"/>
        </w:r>
      </w:hyperlink>
    </w:p>
    <w:p w14:paraId="059B4BD4" w14:textId="77777777" w:rsidR="00555971" w:rsidRDefault="00D3722B">
      <w:pPr>
        <w:pStyle w:val="20"/>
        <w:tabs>
          <w:tab w:val="left" w:pos="840"/>
          <w:tab w:val="right" w:leader="dot" w:pos="8380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95937259" w:history="1">
        <w:r w:rsidR="00555971" w:rsidRPr="00A76C1D">
          <w:rPr>
            <w:rStyle w:val="a9"/>
            <w:noProof/>
          </w:rPr>
          <w:t>4.3</w:t>
        </w:r>
        <w:r w:rsidR="00555971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555971" w:rsidRPr="00A76C1D">
          <w:rPr>
            <w:rStyle w:val="a9"/>
            <w:rFonts w:hint="eastAsia"/>
            <w:noProof/>
          </w:rPr>
          <w:t>数据复用</w:t>
        </w:r>
        <w:r w:rsidR="00555971">
          <w:rPr>
            <w:noProof/>
            <w:webHidden/>
          </w:rPr>
          <w:tab/>
        </w:r>
        <w:r w:rsidR="00555971">
          <w:rPr>
            <w:noProof/>
            <w:webHidden/>
          </w:rPr>
          <w:fldChar w:fldCharType="begin"/>
        </w:r>
        <w:r w:rsidR="00555971">
          <w:rPr>
            <w:noProof/>
            <w:webHidden/>
          </w:rPr>
          <w:instrText xml:space="preserve"> PAGEREF _Toc495937259 \h </w:instrText>
        </w:r>
        <w:r w:rsidR="00555971">
          <w:rPr>
            <w:noProof/>
            <w:webHidden/>
          </w:rPr>
        </w:r>
        <w:r w:rsidR="00555971">
          <w:rPr>
            <w:noProof/>
            <w:webHidden/>
          </w:rPr>
          <w:fldChar w:fldCharType="separate"/>
        </w:r>
        <w:r w:rsidR="00242DC3">
          <w:rPr>
            <w:noProof/>
            <w:webHidden/>
          </w:rPr>
          <w:t>19</w:t>
        </w:r>
        <w:r w:rsidR="00555971">
          <w:rPr>
            <w:noProof/>
            <w:webHidden/>
          </w:rPr>
          <w:fldChar w:fldCharType="end"/>
        </w:r>
      </w:hyperlink>
    </w:p>
    <w:p w14:paraId="31B8B5C5" w14:textId="77777777" w:rsidR="00555971" w:rsidRDefault="00D3722B">
      <w:pPr>
        <w:pStyle w:val="30"/>
        <w:tabs>
          <w:tab w:val="left" w:pos="1050"/>
          <w:tab w:val="right" w:leader="dot" w:pos="8380"/>
        </w:tabs>
        <w:rPr>
          <w:rFonts w:asciiTheme="minorHAnsi" w:eastAsiaTheme="minorEastAsia" w:hAnsiTheme="minorHAnsi" w:cstheme="minorBidi"/>
          <w:i w:val="0"/>
          <w:iCs w:val="0"/>
          <w:noProof/>
          <w:sz w:val="21"/>
          <w:szCs w:val="22"/>
        </w:rPr>
      </w:pPr>
      <w:hyperlink w:anchor="_Toc495937260" w:history="1">
        <w:r w:rsidR="00555971" w:rsidRPr="00A76C1D">
          <w:rPr>
            <w:rStyle w:val="a9"/>
            <w:noProof/>
          </w:rPr>
          <w:t>4.3.1</w:t>
        </w:r>
        <w:r w:rsidR="00555971">
          <w:rPr>
            <w:rFonts w:asciiTheme="minorHAnsi" w:eastAsiaTheme="minorEastAsia" w:hAnsiTheme="minorHAnsi" w:cstheme="minorBidi"/>
            <w:i w:val="0"/>
            <w:iCs w:val="0"/>
            <w:noProof/>
            <w:sz w:val="21"/>
            <w:szCs w:val="22"/>
          </w:rPr>
          <w:tab/>
        </w:r>
        <w:r w:rsidR="00555971" w:rsidRPr="00A76C1D">
          <w:rPr>
            <w:rStyle w:val="a9"/>
            <w:noProof/>
          </w:rPr>
          <w:t>Input Reuse</w:t>
        </w:r>
        <w:r w:rsidR="00555971" w:rsidRPr="00A76C1D">
          <w:rPr>
            <w:rStyle w:val="a9"/>
            <w:rFonts w:hint="eastAsia"/>
            <w:noProof/>
          </w:rPr>
          <w:t>（</w:t>
        </w:r>
        <w:r w:rsidR="00555971" w:rsidRPr="00A76C1D">
          <w:rPr>
            <w:rStyle w:val="a9"/>
            <w:noProof/>
          </w:rPr>
          <w:t>IR</w:t>
        </w:r>
        <w:r w:rsidR="00555971" w:rsidRPr="00A76C1D">
          <w:rPr>
            <w:rStyle w:val="a9"/>
            <w:rFonts w:hint="eastAsia"/>
            <w:noProof/>
          </w:rPr>
          <w:t>）</w:t>
        </w:r>
        <w:r w:rsidR="00555971">
          <w:rPr>
            <w:noProof/>
            <w:webHidden/>
          </w:rPr>
          <w:tab/>
        </w:r>
        <w:r w:rsidR="00555971">
          <w:rPr>
            <w:noProof/>
            <w:webHidden/>
          </w:rPr>
          <w:fldChar w:fldCharType="begin"/>
        </w:r>
        <w:r w:rsidR="00555971">
          <w:rPr>
            <w:noProof/>
            <w:webHidden/>
          </w:rPr>
          <w:instrText xml:space="preserve"> PAGEREF _Toc495937260 \h </w:instrText>
        </w:r>
        <w:r w:rsidR="00555971">
          <w:rPr>
            <w:noProof/>
            <w:webHidden/>
          </w:rPr>
        </w:r>
        <w:r w:rsidR="00555971">
          <w:rPr>
            <w:noProof/>
            <w:webHidden/>
          </w:rPr>
          <w:fldChar w:fldCharType="separate"/>
        </w:r>
        <w:r w:rsidR="00242DC3">
          <w:rPr>
            <w:noProof/>
            <w:webHidden/>
          </w:rPr>
          <w:t>19</w:t>
        </w:r>
        <w:r w:rsidR="00555971">
          <w:rPr>
            <w:noProof/>
            <w:webHidden/>
          </w:rPr>
          <w:fldChar w:fldCharType="end"/>
        </w:r>
      </w:hyperlink>
    </w:p>
    <w:p w14:paraId="1622116C" w14:textId="77777777" w:rsidR="00555971" w:rsidRDefault="00D3722B">
      <w:pPr>
        <w:pStyle w:val="30"/>
        <w:tabs>
          <w:tab w:val="left" w:pos="1050"/>
          <w:tab w:val="right" w:leader="dot" w:pos="8380"/>
        </w:tabs>
        <w:rPr>
          <w:rFonts w:asciiTheme="minorHAnsi" w:eastAsiaTheme="minorEastAsia" w:hAnsiTheme="minorHAnsi" w:cstheme="minorBidi"/>
          <w:i w:val="0"/>
          <w:iCs w:val="0"/>
          <w:noProof/>
          <w:sz w:val="21"/>
          <w:szCs w:val="22"/>
        </w:rPr>
      </w:pPr>
      <w:hyperlink w:anchor="_Toc495937261" w:history="1">
        <w:r w:rsidR="00555971" w:rsidRPr="00A76C1D">
          <w:rPr>
            <w:rStyle w:val="a9"/>
            <w:noProof/>
          </w:rPr>
          <w:t>4.3.2</w:t>
        </w:r>
        <w:r w:rsidR="00555971">
          <w:rPr>
            <w:rFonts w:asciiTheme="minorHAnsi" w:eastAsiaTheme="minorEastAsia" w:hAnsiTheme="minorHAnsi" w:cstheme="minorBidi"/>
            <w:i w:val="0"/>
            <w:iCs w:val="0"/>
            <w:noProof/>
            <w:sz w:val="21"/>
            <w:szCs w:val="22"/>
          </w:rPr>
          <w:tab/>
        </w:r>
        <w:r w:rsidR="00555971" w:rsidRPr="00A76C1D">
          <w:rPr>
            <w:rStyle w:val="a9"/>
            <w:noProof/>
          </w:rPr>
          <w:t>Output Reuse</w:t>
        </w:r>
        <w:r w:rsidR="00555971" w:rsidRPr="00A76C1D">
          <w:rPr>
            <w:rStyle w:val="a9"/>
            <w:rFonts w:hint="eastAsia"/>
            <w:noProof/>
          </w:rPr>
          <w:t>（</w:t>
        </w:r>
        <w:r w:rsidR="00555971" w:rsidRPr="00A76C1D">
          <w:rPr>
            <w:rStyle w:val="a9"/>
            <w:noProof/>
          </w:rPr>
          <w:t>OR</w:t>
        </w:r>
        <w:r w:rsidR="00555971" w:rsidRPr="00A76C1D">
          <w:rPr>
            <w:rStyle w:val="a9"/>
            <w:rFonts w:hint="eastAsia"/>
            <w:noProof/>
          </w:rPr>
          <w:t>）</w:t>
        </w:r>
        <w:r w:rsidR="00555971">
          <w:rPr>
            <w:noProof/>
            <w:webHidden/>
          </w:rPr>
          <w:tab/>
        </w:r>
        <w:r w:rsidR="00555971">
          <w:rPr>
            <w:noProof/>
            <w:webHidden/>
          </w:rPr>
          <w:fldChar w:fldCharType="begin"/>
        </w:r>
        <w:r w:rsidR="00555971">
          <w:rPr>
            <w:noProof/>
            <w:webHidden/>
          </w:rPr>
          <w:instrText xml:space="preserve"> PAGEREF _Toc495937261 \h </w:instrText>
        </w:r>
        <w:r w:rsidR="00555971">
          <w:rPr>
            <w:noProof/>
            <w:webHidden/>
          </w:rPr>
        </w:r>
        <w:r w:rsidR="00555971">
          <w:rPr>
            <w:noProof/>
            <w:webHidden/>
          </w:rPr>
          <w:fldChar w:fldCharType="separate"/>
        </w:r>
        <w:r w:rsidR="00242DC3">
          <w:rPr>
            <w:noProof/>
            <w:webHidden/>
          </w:rPr>
          <w:t>20</w:t>
        </w:r>
        <w:r w:rsidR="00555971">
          <w:rPr>
            <w:noProof/>
            <w:webHidden/>
          </w:rPr>
          <w:fldChar w:fldCharType="end"/>
        </w:r>
      </w:hyperlink>
    </w:p>
    <w:p w14:paraId="34032152" w14:textId="77777777" w:rsidR="00555971" w:rsidRDefault="00D3722B">
      <w:pPr>
        <w:pStyle w:val="30"/>
        <w:tabs>
          <w:tab w:val="left" w:pos="1050"/>
          <w:tab w:val="right" w:leader="dot" w:pos="8380"/>
        </w:tabs>
        <w:rPr>
          <w:rFonts w:asciiTheme="minorHAnsi" w:eastAsiaTheme="minorEastAsia" w:hAnsiTheme="minorHAnsi" w:cstheme="minorBidi"/>
          <w:i w:val="0"/>
          <w:iCs w:val="0"/>
          <w:noProof/>
          <w:sz w:val="21"/>
          <w:szCs w:val="22"/>
        </w:rPr>
      </w:pPr>
      <w:hyperlink w:anchor="_Toc495937262" w:history="1">
        <w:r w:rsidR="00555971" w:rsidRPr="00A76C1D">
          <w:rPr>
            <w:rStyle w:val="a9"/>
            <w:noProof/>
          </w:rPr>
          <w:t>4.3.3</w:t>
        </w:r>
        <w:r w:rsidR="00555971">
          <w:rPr>
            <w:rFonts w:asciiTheme="minorHAnsi" w:eastAsiaTheme="minorEastAsia" w:hAnsiTheme="minorHAnsi" w:cstheme="minorBidi"/>
            <w:i w:val="0"/>
            <w:iCs w:val="0"/>
            <w:noProof/>
            <w:sz w:val="21"/>
            <w:szCs w:val="22"/>
          </w:rPr>
          <w:tab/>
        </w:r>
        <w:r w:rsidR="00555971" w:rsidRPr="00A76C1D">
          <w:rPr>
            <w:rStyle w:val="a9"/>
            <w:noProof/>
          </w:rPr>
          <w:t>Weights Reuse</w:t>
        </w:r>
        <w:r w:rsidR="00555971" w:rsidRPr="00A76C1D">
          <w:rPr>
            <w:rStyle w:val="a9"/>
            <w:rFonts w:hint="eastAsia"/>
            <w:noProof/>
          </w:rPr>
          <w:t>（</w:t>
        </w:r>
        <w:r w:rsidR="00555971" w:rsidRPr="00A76C1D">
          <w:rPr>
            <w:rStyle w:val="a9"/>
            <w:noProof/>
          </w:rPr>
          <w:t>WR</w:t>
        </w:r>
        <w:r w:rsidR="00555971" w:rsidRPr="00A76C1D">
          <w:rPr>
            <w:rStyle w:val="a9"/>
            <w:rFonts w:hint="eastAsia"/>
            <w:noProof/>
          </w:rPr>
          <w:t>）</w:t>
        </w:r>
        <w:r w:rsidR="00555971">
          <w:rPr>
            <w:noProof/>
            <w:webHidden/>
          </w:rPr>
          <w:tab/>
        </w:r>
        <w:r w:rsidR="00555971">
          <w:rPr>
            <w:noProof/>
            <w:webHidden/>
          </w:rPr>
          <w:fldChar w:fldCharType="begin"/>
        </w:r>
        <w:r w:rsidR="00555971">
          <w:rPr>
            <w:noProof/>
            <w:webHidden/>
          </w:rPr>
          <w:instrText xml:space="preserve"> PAGEREF _Toc495937262 \h </w:instrText>
        </w:r>
        <w:r w:rsidR="00555971">
          <w:rPr>
            <w:noProof/>
            <w:webHidden/>
          </w:rPr>
        </w:r>
        <w:r w:rsidR="00555971">
          <w:rPr>
            <w:noProof/>
            <w:webHidden/>
          </w:rPr>
          <w:fldChar w:fldCharType="separate"/>
        </w:r>
        <w:r w:rsidR="00242DC3">
          <w:rPr>
            <w:noProof/>
            <w:webHidden/>
          </w:rPr>
          <w:t>22</w:t>
        </w:r>
        <w:r w:rsidR="00555971">
          <w:rPr>
            <w:noProof/>
            <w:webHidden/>
          </w:rPr>
          <w:fldChar w:fldCharType="end"/>
        </w:r>
      </w:hyperlink>
    </w:p>
    <w:p w14:paraId="77220C65" w14:textId="77777777" w:rsidR="00555971" w:rsidRDefault="00D3722B">
      <w:pPr>
        <w:pStyle w:val="30"/>
        <w:tabs>
          <w:tab w:val="left" w:pos="1050"/>
          <w:tab w:val="right" w:leader="dot" w:pos="8380"/>
        </w:tabs>
        <w:rPr>
          <w:rFonts w:asciiTheme="minorHAnsi" w:eastAsiaTheme="minorEastAsia" w:hAnsiTheme="minorHAnsi" w:cstheme="minorBidi"/>
          <w:i w:val="0"/>
          <w:iCs w:val="0"/>
          <w:noProof/>
          <w:sz w:val="21"/>
          <w:szCs w:val="22"/>
        </w:rPr>
      </w:pPr>
      <w:hyperlink w:anchor="_Toc495937263" w:history="1">
        <w:r w:rsidR="00555971" w:rsidRPr="00A76C1D">
          <w:rPr>
            <w:rStyle w:val="a9"/>
            <w:noProof/>
          </w:rPr>
          <w:t>4.3.4</w:t>
        </w:r>
        <w:r w:rsidR="00555971">
          <w:rPr>
            <w:rFonts w:asciiTheme="minorHAnsi" w:eastAsiaTheme="minorEastAsia" w:hAnsiTheme="minorHAnsi" w:cstheme="minorBidi"/>
            <w:i w:val="0"/>
            <w:iCs w:val="0"/>
            <w:noProof/>
            <w:sz w:val="21"/>
            <w:szCs w:val="22"/>
          </w:rPr>
          <w:tab/>
        </w:r>
        <w:r w:rsidR="00555971" w:rsidRPr="00A76C1D">
          <w:rPr>
            <w:rStyle w:val="a9"/>
            <w:noProof/>
          </w:rPr>
          <w:t>IR vs OR vs WR</w:t>
        </w:r>
        <w:r w:rsidR="00555971">
          <w:rPr>
            <w:noProof/>
            <w:webHidden/>
          </w:rPr>
          <w:tab/>
        </w:r>
        <w:r w:rsidR="00555971">
          <w:rPr>
            <w:noProof/>
            <w:webHidden/>
          </w:rPr>
          <w:fldChar w:fldCharType="begin"/>
        </w:r>
        <w:r w:rsidR="00555971">
          <w:rPr>
            <w:noProof/>
            <w:webHidden/>
          </w:rPr>
          <w:instrText xml:space="preserve"> PAGEREF _Toc495937263 \h </w:instrText>
        </w:r>
        <w:r w:rsidR="00555971">
          <w:rPr>
            <w:noProof/>
            <w:webHidden/>
          </w:rPr>
        </w:r>
        <w:r w:rsidR="00555971">
          <w:rPr>
            <w:noProof/>
            <w:webHidden/>
          </w:rPr>
          <w:fldChar w:fldCharType="separate"/>
        </w:r>
        <w:r w:rsidR="00242DC3">
          <w:rPr>
            <w:noProof/>
            <w:webHidden/>
          </w:rPr>
          <w:t>23</w:t>
        </w:r>
        <w:r w:rsidR="00555971">
          <w:rPr>
            <w:noProof/>
            <w:webHidden/>
          </w:rPr>
          <w:fldChar w:fldCharType="end"/>
        </w:r>
      </w:hyperlink>
    </w:p>
    <w:p w14:paraId="70427513" w14:textId="77777777" w:rsidR="00555971" w:rsidRDefault="00D3722B">
      <w:pPr>
        <w:pStyle w:val="20"/>
        <w:tabs>
          <w:tab w:val="left" w:pos="840"/>
          <w:tab w:val="right" w:leader="dot" w:pos="8380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95937264" w:history="1">
        <w:r w:rsidR="00555971" w:rsidRPr="00A76C1D">
          <w:rPr>
            <w:rStyle w:val="a9"/>
            <w:noProof/>
          </w:rPr>
          <w:t>4.4</w:t>
        </w:r>
        <w:r w:rsidR="00555971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555971" w:rsidRPr="00A76C1D">
          <w:rPr>
            <w:rStyle w:val="a9"/>
            <w:noProof/>
          </w:rPr>
          <w:t>Convolution Mapping Method</w:t>
        </w:r>
        <w:r w:rsidR="00555971" w:rsidRPr="00A76C1D">
          <w:rPr>
            <w:rStyle w:val="a9"/>
            <w:rFonts w:hint="eastAsia"/>
            <w:noProof/>
          </w:rPr>
          <w:t>（</w:t>
        </w:r>
        <w:r w:rsidR="00555971" w:rsidRPr="00A76C1D">
          <w:rPr>
            <w:rStyle w:val="a9"/>
            <w:noProof/>
          </w:rPr>
          <w:t>CMM</w:t>
        </w:r>
        <w:r w:rsidR="00555971" w:rsidRPr="00A76C1D">
          <w:rPr>
            <w:rStyle w:val="a9"/>
            <w:rFonts w:hint="eastAsia"/>
            <w:noProof/>
          </w:rPr>
          <w:t>）</w:t>
        </w:r>
        <w:r w:rsidR="00555971">
          <w:rPr>
            <w:noProof/>
            <w:webHidden/>
          </w:rPr>
          <w:tab/>
        </w:r>
        <w:r w:rsidR="00555971">
          <w:rPr>
            <w:noProof/>
            <w:webHidden/>
          </w:rPr>
          <w:fldChar w:fldCharType="begin"/>
        </w:r>
        <w:r w:rsidR="00555971">
          <w:rPr>
            <w:noProof/>
            <w:webHidden/>
          </w:rPr>
          <w:instrText xml:space="preserve"> PAGEREF _Toc495937264 \h </w:instrText>
        </w:r>
        <w:r w:rsidR="00555971">
          <w:rPr>
            <w:noProof/>
            <w:webHidden/>
          </w:rPr>
        </w:r>
        <w:r w:rsidR="00555971">
          <w:rPr>
            <w:noProof/>
            <w:webHidden/>
          </w:rPr>
          <w:fldChar w:fldCharType="separate"/>
        </w:r>
        <w:r w:rsidR="00242DC3">
          <w:rPr>
            <w:noProof/>
            <w:webHidden/>
          </w:rPr>
          <w:t>23</w:t>
        </w:r>
        <w:r w:rsidR="00555971">
          <w:rPr>
            <w:noProof/>
            <w:webHidden/>
          </w:rPr>
          <w:fldChar w:fldCharType="end"/>
        </w:r>
      </w:hyperlink>
    </w:p>
    <w:p w14:paraId="409259CE" w14:textId="77777777" w:rsidR="00555971" w:rsidRDefault="00D3722B">
      <w:pPr>
        <w:pStyle w:val="30"/>
        <w:tabs>
          <w:tab w:val="left" w:pos="1050"/>
          <w:tab w:val="right" w:leader="dot" w:pos="8380"/>
        </w:tabs>
        <w:rPr>
          <w:rFonts w:asciiTheme="minorHAnsi" w:eastAsiaTheme="minorEastAsia" w:hAnsiTheme="minorHAnsi" w:cstheme="minorBidi"/>
          <w:i w:val="0"/>
          <w:iCs w:val="0"/>
          <w:noProof/>
          <w:sz w:val="21"/>
          <w:szCs w:val="22"/>
        </w:rPr>
      </w:pPr>
      <w:hyperlink w:anchor="_Toc495937265" w:history="1">
        <w:r w:rsidR="00555971" w:rsidRPr="00A76C1D">
          <w:rPr>
            <w:rStyle w:val="a9"/>
            <w:noProof/>
          </w:rPr>
          <w:t>4.4.1</w:t>
        </w:r>
        <w:r w:rsidR="00555971">
          <w:rPr>
            <w:rFonts w:asciiTheme="minorHAnsi" w:eastAsiaTheme="minorEastAsia" w:hAnsiTheme="minorHAnsi" w:cstheme="minorBidi"/>
            <w:i w:val="0"/>
            <w:iCs w:val="0"/>
            <w:noProof/>
            <w:sz w:val="21"/>
            <w:szCs w:val="22"/>
          </w:rPr>
          <w:tab/>
        </w:r>
        <w:r w:rsidR="00555971" w:rsidRPr="00A76C1D">
          <w:rPr>
            <w:rStyle w:val="a9"/>
            <w:noProof/>
          </w:rPr>
          <w:t>Output Oriented Method</w:t>
        </w:r>
        <w:r w:rsidR="00555971" w:rsidRPr="00A76C1D">
          <w:rPr>
            <w:rStyle w:val="a9"/>
            <w:rFonts w:hint="eastAsia"/>
            <w:noProof/>
          </w:rPr>
          <w:t>（</w:t>
        </w:r>
        <w:r w:rsidR="00555971" w:rsidRPr="00A76C1D">
          <w:rPr>
            <w:rStyle w:val="a9"/>
            <w:noProof/>
          </w:rPr>
          <w:t>OOM</w:t>
        </w:r>
        <w:r w:rsidR="00555971" w:rsidRPr="00A76C1D">
          <w:rPr>
            <w:rStyle w:val="a9"/>
            <w:rFonts w:hint="eastAsia"/>
            <w:noProof/>
          </w:rPr>
          <w:t>）</w:t>
        </w:r>
        <w:r w:rsidR="00555971">
          <w:rPr>
            <w:noProof/>
            <w:webHidden/>
          </w:rPr>
          <w:tab/>
        </w:r>
        <w:r w:rsidR="00555971">
          <w:rPr>
            <w:noProof/>
            <w:webHidden/>
          </w:rPr>
          <w:fldChar w:fldCharType="begin"/>
        </w:r>
        <w:r w:rsidR="00555971">
          <w:rPr>
            <w:noProof/>
            <w:webHidden/>
          </w:rPr>
          <w:instrText xml:space="preserve"> PAGEREF _Toc495937265 \h </w:instrText>
        </w:r>
        <w:r w:rsidR="00555971">
          <w:rPr>
            <w:noProof/>
            <w:webHidden/>
          </w:rPr>
        </w:r>
        <w:r w:rsidR="00555971">
          <w:rPr>
            <w:noProof/>
            <w:webHidden/>
          </w:rPr>
          <w:fldChar w:fldCharType="separate"/>
        </w:r>
        <w:r w:rsidR="00242DC3">
          <w:rPr>
            <w:noProof/>
            <w:webHidden/>
          </w:rPr>
          <w:t>24</w:t>
        </w:r>
        <w:r w:rsidR="00555971">
          <w:rPr>
            <w:noProof/>
            <w:webHidden/>
          </w:rPr>
          <w:fldChar w:fldCharType="end"/>
        </w:r>
      </w:hyperlink>
    </w:p>
    <w:p w14:paraId="498C1013" w14:textId="77777777" w:rsidR="00555971" w:rsidRDefault="00D3722B">
      <w:pPr>
        <w:pStyle w:val="30"/>
        <w:tabs>
          <w:tab w:val="left" w:pos="1050"/>
          <w:tab w:val="right" w:leader="dot" w:pos="8380"/>
        </w:tabs>
        <w:rPr>
          <w:rFonts w:asciiTheme="minorHAnsi" w:eastAsiaTheme="minorEastAsia" w:hAnsiTheme="minorHAnsi" w:cstheme="minorBidi"/>
          <w:i w:val="0"/>
          <w:iCs w:val="0"/>
          <w:noProof/>
          <w:sz w:val="21"/>
          <w:szCs w:val="22"/>
        </w:rPr>
      </w:pPr>
      <w:hyperlink w:anchor="_Toc495937266" w:history="1">
        <w:r w:rsidR="00555971" w:rsidRPr="00A76C1D">
          <w:rPr>
            <w:rStyle w:val="a9"/>
            <w:noProof/>
          </w:rPr>
          <w:t>4.4.2</w:t>
        </w:r>
        <w:r w:rsidR="00555971">
          <w:rPr>
            <w:rFonts w:asciiTheme="minorHAnsi" w:eastAsiaTheme="minorEastAsia" w:hAnsiTheme="minorHAnsi" w:cstheme="minorBidi"/>
            <w:i w:val="0"/>
            <w:iCs w:val="0"/>
            <w:noProof/>
            <w:sz w:val="21"/>
            <w:szCs w:val="22"/>
          </w:rPr>
          <w:tab/>
        </w:r>
        <w:r w:rsidR="00555971" w:rsidRPr="00A76C1D">
          <w:rPr>
            <w:rStyle w:val="a9"/>
            <w:noProof/>
          </w:rPr>
          <w:t>Parallel Output Oriented Method</w:t>
        </w:r>
        <w:r w:rsidR="00555971" w:rsidRPr="00A76C1D">
          <w:rPr>
            <w:rStyle w:val="a9"/>
            <w:rFonts w:hint="eastAsia"/>
            <w:noProof/>
          </w:rPr>
          <w:t>（</w:t>
        </w:r>
        <w:r w:rsidR="00555971" w:rsidRPr="00A76C1D">
          <w:rPr>
            <w:rStyle w:val="a9"/>
            <w:noProof/>
          </w:rPr>
          <w:t>POOM</w:t>
        </w:r>
        <w:r w:rsidR="00555971" w:rsidRPr="00A76C1D">
          <w:rPr>
            <w:rStyle w:val="a9"/>
            <w:rFonts w:hint="eastAsia"/>
            <w:noProof/>
          </w:rPr>
          <w:t>）</w:t>
        </w:r>
        <w:r w:rsidR="00555971">
          <w:rPr>
            <w:noProof/>
            <w:webHidden/>
          </w:rPr>
          <w:tab/>
        </w:r>
        <w:r w:rsidR="00555971">
          <w:rPr>
            <w:noProof/>
            <w:webHidden/>
          </w:rPr>
          <w:fldChar w:fldCharType="begin"/>
        </w:r>
        <w:r w:rsidR="00555971">
          <w:rPr>
            <w:noProof/>
            <w:webHidden/>
          </w:rPr>
          <w:instrText xml:space="preserve"> PAGEREF _Toc495937266 \h </w:instrText>
        </w:r>
        <w:r w:rsidR="00555971">
          <w:rPr>
            <w:noProof/>
            <w:webHidden/>
          </w:rPr>
        </w:r>
        <w:r w:rsidR="00555971">
          <w:rPr>
            <w:noProof/>
            <w:webHidden/>
          </w:rPr>
          <w:fldChar w:fldCharType="separate"/>
        </w:r>
        <w:r w:rsidR="00242DC3">
          <w:rPr>
            <w:noProof/>
            <w:webHidden/>
          </w:rPr>
          <w:t>24</w:t>
        </w:r>
        <w:r w:rsidR="00555971">
          <w:rPr>
            <w:noProof/>
            <w:webHidden/>
          </w:rPr>
          <w:fldChar w:fldCharType="end"/>
        </w:r>
      </w:hyperlink>
    </w:p>
    <w:p w14:paraId="1D517362" w14:textId="77777777" w:rsidR="00555971" w:rsidRDefault="00D3722B">
      <w:pPr>
        <w:pStyle w:val="10"/>
        <w:tabs>
          <w:tab w:val="left" w:pos="420"/>
          <w:tab w:val="right" w:leader="dot" w:pos="838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495937267" w:history="1">
        <w:r w:rsidR="00555971" w:rsidRPr="00A76C1D">
          <w:rPr>
            <w:rStyle w:val="a9"/>
            <w:noProof/>
          </w:rPr>
          <w:t>5</w:t>
        </w:r>
        <w:r w:rsidR="00555971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1"/>
            <w:szCs w:val="22"/>
          </w:rPr>
          <w:tab/>
        </w:r>
        <w:r w:rsidR="00555971" w:rsidRPr="00A76C1D">
          <w:rPr>
            <w:rStyle w:val="a9"/>
            <w:rFonts w:hint="eastAsia"/>
            <w:noProof/>
          </w:rPr>
          <w:t>数据压缩</w:t>
        </w:r>
        <w:r w:rsidR="00555971">
          <w:rPr>
            <w:noProof/>
            <w:webHidden/>
          </w:rPr>
          <w:tab/>
        </w:r>
        <w:r w:rsidR="00555971">
          <w:rPr>
            <w:noProof/>
            <w:webHidden/>
          </w:rPr>
          <w:fldChar w:fldCharType="begin"/>
        </w:r>
        <w:r w:rsidR="00555971">
          <w:rPr>
            <w:noProof/>
            <w:webHidden/>
          </w:rPr>
          <w:instrText xml:space="preserve"> PAGEREF _Toc495937267 \h </w:instrText>
        </w:r>
        <w:r w:rsidR="00555971">
          <w:rPr>
            <w:noProof/>
            <w:webHidden/>
          </w:rPr>
        </w:r>
        <w:r w:rsidR="00555971">
          <w:rPr>
            <w:noProof/>
            <w:webHidden/>
          </w:rPr>
          <w:fldChar w:fldCharType="separate"/>
        </w:r>
        <w:r w:rsidR="00242DC3">
          <w:rPr>
            <w:noProof/>
            <w:webHidden/>
          </w:rPr>
          <w:t>25</w:t>
        </w:r>
        <w:r w:rsidR="00555971">
          <w:rPr>
            <w:noProof/>
            <w:webHidden/>
          </w:rPr>
          <w:fldChar w:fldCharType="end"/>
        </w:r>
      </w:hyperlink>
    </w:p>
    <w:p w14:paraId="58C43F35" w14:textId="77777777" w:rsidR="00555971" w:rsidRDefault="00D3722B">
      <w:pPr>
        <w:pStyle w:val="10"/>
        <w:tabs>
          <w:tab w:val="left" w:pos="420"/>
          <w:tab w:val="right" w:leader="dot" w:pos="838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495937268" w:history="1">
        <w:r w:rsidR="00555971" w:rsidRPr="00A76C1D">
          <w:rPr>
            <w:rStyle w:val="a9"/>
            <w:noProof/>
          </w:rPr>
          <w:t>6</w:t>
        </w:r>
        <w:r w:rsidR="00555971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1"/>
            <w:szCs w:val="22"/>
          </w:rPr>
          <w:tab/>
        </w:r>
        <w:r w:rsidR="00555971" w:rsidRPr="00A76C1D">
          <w:rPr>
            <w:rStyle w:val="a9"/>
            <w:rFonts w:hint="eastAsia"/>
            <w:noProof/>
          </w:rPr>
          <w:t>功耗设计</w:t>
        </w:r>
        <w:r w:rsidR="00555971">
          <w:rPr>
            <w:noProof/>
            <w:webHidden/>
          </w:rPr>
          <w:tab/>
        </w:r>
        <w:r w:rsidR="00555971">
          <w:rPr>
            <w:noProof/>
            <w:webHidden/>
          </w:rPr>
          <w:fldChar w:fldCharType="begin"/>
        </w:r>
        <w:r w:rsidR="00555971">
          <w:rPr>
            <w:noProof/>
            <w:webHidden/>
          </w:rPr>
          <w:instrText xml:space="preserve"> PAGEREF _Toc495937268 \h </w:instrText>
        </w:r>
        <w:r w:rsidR="00555971">
          <w:rPr>
            <w:noProof/>
            <w:webHidden/>
          </w:rPr>
        </w:r>
        <w:r w:rsidR="00555971">
          <w:rPr>
            <w:noProof/>
            <w:webHidden/>
          </w:rPr>
          <w:fldChar w:fldCharType="separate"/>
        </w:r>
        <w:r w:rsidR="00242DC3">
          <w:rPr>
            <w:noProof/>
            <w:webHidden/>
          </w:rPr>
          <w:t>26</w:t>
        </w:r>
        <w:r w:rsidR="00555971">
          <w:rPr>
            <w:noProof/>
            <w:webHidden/>
          </w:rPr>
          <w:fldChar w:fldCharType="end"/>
        </w:r>
      </w:hyperlink>
    </w:p>
    <w:p w14:paraId="7BB9AE77" w14:textId="77777777" w:rsidR="00555971" w:rsidRDefault="00D3722B">
      <w:pPr>
        <w:pStyle w:val="10"/>
        <w:tabs>
          <w:tab w:val="left" w:pos="420"/>
          <w:tab w:val="right" w:leader="dot" w:pos="838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495937269" w:history="1">
        <w:r w:rsidR="00555971" w:rsidRPr="00242DC3">
          <w:rPr>
            <w:rStyle w:val="a9"/>
            <w:noProof/>
          </w:rPr>
          <w:t>7</w:t>
        </w:r>
        <w:r w:rsidR="00555971" w:rsidRPr="00242DC3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1"/>
            <w:szCs w:val="22"/>
          </w:rPr>
          <w:tab/>
        </w:r>
        <w:r w:rsidR="00555971" w:rsidRPr="00242DC3">
          <w:rPr>
            <w:rStyle w:val="a9"/>
            <w:noProof/>
          </w:rPr>
          <w:t>ARM</w:t>
        </w:r>
        <w:r w:rsidR="00555971" w:rsidRPr="00242DC3">
          <w:rPr>
            <w:rStyle w:val="a9"/>
            <w:rFonts w:hint="eastAsia"/>
            <w:noProof/>
          </w:rPr>
          <w:t>实现</w:t>
        </w:r>
        <w:r w:rsidR="00555971" w:rsidRPr="00242DC3">
          <w:rPr>
            <w:rStyle w:val="a9"/>
            <w:noProof/>
          </w:rPr>
          <w:t>--shankun</w:t>
        </w:r>
        <w:r w:rsidR="00555971" w:rsidRPr="00242DC3">
          <w:rPr>
            <w:noProof/>
            <w:webHidden/>
          </w:rPr>
          <w:tab/>
        </w:r>
        <w:r w:rsidR="00555971" w:rsidRPr="00242DC3">
          <w:rPr>
            <w:noProof/>
            <w:webHidden/>
          </w:rPr>
          <w:fldChar w:fldCharType="begin"/>
        </w:r>
        <w:r w:rsidR="00555971" w:rsidRPr="00242DC3">
          <w:rPr>
            <w:noProof/>
            <w:webHidden/>
          </w:rPr>
          <w:instrText xml:space="preserve"> PAGEREF _Toc495937269 \h </w:instrText>
        </w:r>
        <w:r w:rsidR="00555971" w:rsidRPr="00242DC3">
          <w:rPr>
            <w:noProof/>
            <w:webHidden/>
          </w:rPr>
        </w:r>
        <w:r w:rsidR="00555971" w:rsidRPr="00242DC3">
          <w:rPr>
            <w:noProof/>
            <w:webHidden/>
          </w:rPr>
          <w:fldChar w:fldCharType="separate"/>
        </w:r>
        <w:r w:rsidR="00242DC3" w:rsidRPr="00242DC3">
          <w:rPr>
            <w:noProof/>
            <w:webHidden/>
          </w:rPr>
          <w:t>26</w:t>
        </w:r>
        <w:r w:rsidR="00555971" w:rsidRPr="00242DC3">
          <w:rPr>
            <w:noProof/>
            <w:webHidden/>
          </w:rPr>
          <w:fldChar w:fldCharType="end"/>
        </w:r>
      </w:hyperlink>
    </w:p>
    <w:p w14:paraId="1D66FFBF" w14:textId="77777777" w:rsidR="00555971" w:rsidRDefault="00D3722B">
      <w:pPr>
        <w:pStyle w:val="10"/>
        <w:tabs>
          <w:tab w:val="left" w:pos="420"/>
          <w:tab w:val="right" w:leader="dot" w:pos="838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495937270" w:history="1">
        <w:r w:rsidR="00555971" w:rsidRPr="00A76C1D">
          <w:rPr>
            <w:rStyle w:val="a9"/>
            <w:noProof/>
          </w:rPr>
          <w:t>8</w:t>
        </w:r>
        <w:r w:rsidR="00555971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1"/>
            <w:szCs w:val="22"/>
          </w:rPr>
          <w:tab/>
        </w:r>
        <w:r w:rsidR="00555971" w:rsidRPr="00A76C1D">
          <w:rPr>
            <w:rStyle w:val="a9"/>
            <w:noProof/>
          </w:rPr>
          <w:t>FPGA vs ASIC</w:t>
        </w:r>
        <w:r w:rsidR="00555971">
          <w:rPr>
            <w:noProof/>
            <w:webHidden/>
          </w:rPr>
          <w:tab/>
        </w:r>
        <w:r w:rsidR="00555971">
          <w:rPr>
            <w:noProof/>
            <w:webHidden/>
          </w:rPr>
          <w:fldChar w:fldCharType="begin"/>
        </w:r>
        <w:r w:rsidR="00555971">
          <w:rPr>
            <w:noProof/>
            <w:webHidden/>
          </w:rPr>
          <w:instrText xml:space="preserve"> PAGEREF _Toc495937270 \h </w:instrText>
        </w:r>
        <w:r w:rsidR="00555971">
          <w:rPr>
            <w:noProof/>
            <w:webHidden/>
          </w:rPr>
        </w:r>
        <w:r w:rsidR="00555971">
          <w:rPr>
            <w:noProof/>
            <w:webHidden/>
          </w:rPr>
          <w:fldChar w:fldCharType="separate"/>
        </w:r>
        <w:r w:rsidR="00242DC3">
          <w:rPr>
            <w:noProof/>
            <w:webHidden/>
          </w:rPr>
          <w:t>26</w:t>
        </w:r>
        <w:r w:rsidR="00555971">
          <w:rPr>
            <w:noProof/>
            <w:webHidden/>
          </w:rPr>
          <w:fldChar w:fldCharType="end"/>
        </w:r>
      </w:hyperlink>
    </w:p>
    <w:p w14:paraId="136E0740" w14:textId="77777777" w:rsidR="00555971" w:rsidRDefault="00D3722B">
      <w:pPr>
        <w:pStyle w:val="10"/>
        <w:tabs>
          <w:tab w:val="left" w:pos="420"/>
          <w:tab w:val="right" w:leader="dot" w:pos="838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495937271" w:history="1">
        <w:r w:rsidR="00555971" w:rsidRPr="00A76C1D">
          <w:rPr>
            <w:rStyle w:val="a9"/>
            <w:noProof/>
          </w:rPr>
          <w:t>9</w:t>
        </w:r>
        <w:r w:rsidR="00555971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1"/>
            <w:szCs w:val="22"/>
          </w:rPr>
          <w:tab/>
        </w:r>
        <w:r w:rsidR="00555971" w:rsidRPr="00A76C1D">
          <w:rPr>
            <w:rStyle w:val="a9"/>
            <w:noProof/>
          </w:rPr>
          <w:t>FPGA</w:t>
        </w:r>
        <w:r w:rsidR="00555971" w:rsidRPr="00A76C1D">
          <w:rPr>
            <w:rStyle w:val="a9"/>
            <w:rFonts w:hint="eastAsia"/>
            <w:noProof/>
          </w:rPr>
          <w:t>开发板卡选择</w:t>
        </w:r>
        <w:r w:rsidR="00555971">
          <w:rPr>
            <w:noProof/>
            <w:webHidden/>
          </w:rPr>
          <w:tab/>
        </w:r>
        <w:r w:rsidR="00555971">
          <w:rPr>
            <w:noProof/>
            <w:webHidden/>
          </w:rPr>
          <w:fldChar w:fldCharType="begin"/>
        </w:r>
        <w:r w:rsidR="00555971">
          <w:rPr>
            <w:noProof/>
            <w:webHidden/>
          </w:rPr>
          <w:instrText xml:space="preserve"> PAGEREF _Toc495937271 \h </w:instrText>
        </w:r>
        <w:r w:rsidR="00555971">
          <w:rPr>
            <w:noProof/>
            <w:webHidden/>
          </w:rPr>
        </w:r>
        <w:r w:rsidR="00555971">
          <w:rPr>
            <w:noProof/>
            <w:webHidden/>
          </w:rPr>
          <w:fldChar w:fldCharType="separate"/>
        </w:r>
        <w:r w:rsidR="00242DC3">
          <w:rPr>
            <w:noProof/>
            <w:webHidden/>
          </w:rPr>
          <w:t>26</w:t>
        </w:r>
        <w:r w:rsidR="00555971">
          <w:rPr>
            <w:noProof/>
            <w:webHidden/>
          </w:rPr>
          <w:fldChar w:fldCharType="end"/>
        </w:r>
      </w:hyperlink>
    </w:p>
    <w:p w14:paraId="7F18D2F3" w14:textId="77777777" w:rsidR="00555971" w:rsidRDefault="00D3722B">
      <w:pPr>
        <w:pStyle w:val="20"/>
        <w:tabs>
          <w:tab w:val="left" w:pos="840"/>
          <w:tab w:val="right" w:leader="dot" w:pos="8380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95937272" w:history="1">
        <w:r w:rsidR="00555971" w:rsidRPr="00A76C1D">
          <w:rPr>
            <w:rStyle w:val="a9"/>
            <w:noProof/>
          </w:rPr>
          <w:t>9.1</w:t>
        </w:r>
        <w:r w:rsidR="00555971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555971" w:rsidRPr="00A76C1D">
          <w:rPr>
            <w:rStyle w:val="a9"/>
            <w:rFonts w:hint="eastAsia"/>
            <w:noProof/>
          </w:rPr>
          <w:t>成本评估</w:t>
        </w:r>
        <w:r w:rsidR="00555971">
          <w:rPr>
            <w:noProof/>
            <w:webHidden/>
          </w:rPr>
          <w:tab/>
        </w:r>
        <w:r w:rsidR="00555971">
          <w:rPr>
            <w:noProof/>
            <w:webHidden/>
          </w:rPr>
          <w:fldChar w:fldCharType="begin"/>
        </w:r>
        <w:r w:rsidR="00555971">
          <w:rPr>
            <w:noProof/>
            <w:webHidden/>
          </w:rPr>
          <w:instrText xml:space="preserve"> PAGEREF _Toc495937272 \h </w:instrText>
        </w:r>
        <w:r w:rsidR="00555971">
          <w:rPr>
            <w:noProof/>
            <w:webHidden/>
          </w:rPr>
        </w:r>
        <w:r w:rsidR="00555971">
          <w:rPr>
            <w:noProof/>
            <w:webHidden/>
          </w:rPr>
          <w:fldChar w:fldCharType="separate"/>
        </w:r>
        <w:r w:rsidR="00242DC3">
          <w:rPr>
            <w:noProof/>
            <w:webHidden/>
          </w:rPr>
          <w:t>27</w:t>
        </w:r>
        <w:r w:rsidR="00555971">
          <w:rPr>
            <w:noProof/>
            <w:webHidden/>
          </w:rPr>
          <w:fldChar w:fldCharType="end"/>
        </w:r>
      </w:hyperlink>
    </w:p>
    <w:p w14:paraId="7661B706" w14:textId="77777777" w:rsidR="00555971" w:rsidRDefault="00D3722B">
      <w:pPr>
        <w:pStyle w:val="10"/>
        <w:tabs>
          <w:tab w:val="left" w:pos="420"/>
          <w:tab w:val="right" w:leader="dot" w:pos="838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495937273" w:history="1">
        <w:r w:rsidR="00555971" w:rsidRPr="00A76C1D">
          <w:rPr>
            <w:rStyle w:val="a9"/>
            <w:noProof/>
          </w:rPr>
          <w:t>10</w:t>
        </w:r>
        <w:r w:rsidR="00555971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1"/>
            <w:szCs w:val="22"/>
          </w:rPr>
          <w:tab/>
        </w:r>
        <w:r w:rsidR="00555971" w:rsidRPr="00A76C1D">
          <w:rPr>
            <w:rStyle w:val="a9"/>
            <w:noProof/>
          </w:rPr>
          <w:t>FPGA</w:t>
        </w:r>
        <w:r w:rsidR="00555971" w:rsidRPr="00A76C1D">
          <w:rPr>
            <w:rStyle w:val="a9"/>
            <w:rFonts w:hint="eastAsia"/>
            <w:noProof/>
          </w:rPr>
          <w:t>算法实现限制</w:t>
        </w:r>
        <w:r w:rsidR="00555971">
          <w:rPr>
            <w:noProof/>
            <w:webHidden/>
          </w:rPr>
          <w:tab/>
        </w:r>
        <w:r w:rsidR="00555971">
          <w:rPr>
            <w:noProof/>
            <w:webHidden/>
          </w:rPr>
          <w:fldChar w:fldCharType="begin"/>
        </w:r>
        <w:r w:rsidR="00555971">
          <w:rPr>
            <w:noProof/>
            <w:webHidden/>
          </w:rPr>
          <w:instrText xml:space="preserve"> PAGEREF _Toc495937273 \h </w:instrText>
        </w:r>
        <w:r w:rsidR="00555971">
          <w:rPr>
            <w:noProof/>
            <w:webHidden/>
          </w:rPr>
        </w:r>
        <w:r w:rsidR="00555971">
          <w:rPr>
            <w:noProof/>
            <w:webHidden/>
          </w:rPr>
          <w:fldChar w:fldCharType="separate"/>
        </w:r>
        <w:r w:rsidR="00242DC3">
          <w:rPr>
            <w:noProof/>
            <w:webHidden/>
          </w:rPr>
          <w:t>27</w:t>
        </w:r>
        <w:r w:rsidR="00555971">
          <w:rPr>
            <w:noProof/>
            <w:webHidden/>
          </w:rPr>
          <w:fldChar w:fldCharType="end"/>
        </w:r>
      </w:hyperlink>
    </w:p>
    <w:p w14:paraId="1DB76009" w14:textId="77777777" w:rsidR="00555971" w:rsidRDefault="00D3722B">
      <w:pPr>
        <w:pStyle w:val="20"/>
        <w:tabs>
          <w:tab w:val="left" w:pos="840"/>
          <w:tab w:val="right" w:leader="dot" w:pos="8380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95937274" w:history="1">
        <w:r w:rsidR="00555971" w:rsidRPr="00A76C1D">
          <w:rPr>
            <w:rStyle w:val="a9"/>
            <w:noProof/>
          </w:rPr>
          <w:t>10.1</w:t>
        </w:r>
        <w:r w:rsidR="00555971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555971" w:rsidRPr="00A76C1D">
          <w:rPr>
            <w:rStyle w:val="a9"/>
            <w:rFonts w:hint="eastAsia"/>
            <w:noProof/>
          </w:rPr>
          <w:t>硬件限制</w:t>
        </w:r>
        <w:r w:rsidR="00555971">
          <w:rPr>
            <w:noProof/>
            <w:webHidden/>
          </w:rPr>
          <w:tab/>
        </w:r>
        <w:r w:rsidR="00555971">
          <w:rPr>
            <w:noProof/>
            <w:webHidden/>
          </w:rPr>
          <w:fldChar w:fldCharType="begin"/>
        </w:r>
        <w:r w:rsidR="00555971">
          <w:rPr>
            <w:noProof/>
            <w:webHidden/>
          </w:rPr>
          <w:instrText xml:space="preserve"> PAGEREF _Toc495937274 \h </w:instrText>
        </w:r>
        <w:r w:rsidR="00555971">
          <w:rPr>
            <w:noProof/>
            <w:webHidden/>
          </w:rPr>
        </w:r>
        <w:r w:rsidR="00555971">
          <w:rPr>
            <w:noProof/>
            <w:webHidden/>
          </w:rPr>
          <w:fldChar w:fldCharType="separate"/>
        </w:r>
        <w:r w:rsidR="00242DC3">
          <w:rPr>
            <w:noProof/>
            <w:webHidden/>
          </w:rPr>
          <w:t>27</w:t>
        </w:r>
        <w:r w:rsidR="00555971">
          <w:rPr>
            <w:noProof/>
            <w:webHidden/>
          </w:rPr>
          <w:fldChar w:fldCharType="end"/>
        </w:r>
      </w:hyperlink>
    </w:p>
    <w:p w14:paraId="1EEC00AE" w14:textId="77777777" w:rsidR="00555971" w:rsidRDefault="00D3722B">
      <w:pPr>
        <w:pStyle w:val="20"/>
        <w:tabs>
          <w:tab w:val="left" w:pos="840"/>
          <w:tab w:val="right" w:leader="dot" w:pos="8380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95937275" w:history="1">
        <w:r w:rsidR="00555971" w:rsidRPr="00A76C1D">
          <w:rPr>
            <w:rStyle w:val="a9"/>
            <w:noProof/>
          </w:rPr>
          <w:t>10.2</w:t>
        </w:r>
        <w:r w:rsidR="00555971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555971" w:rsidRPr="00A76C1D">
          <w:rPr>
            <w:rStyle w:val="a9"/>
            <w:rFonts w:hint="eastAsia"/>
            <w:noProof/>
          </w:rPr>
          <w:t>基本资源限制</w:t>
        </w:r>
        <w:r w:rsidR="00555971">
          <w:rPr>
            <w:noProof/>
            <w:webHidden/>
          </w:rPr>
          <w:tab/>
        </w:r>
        <w:r w:rsidR="00555971">
          <w:rPr>
            <w:noProof/>
            <w:webHidden/>
          </w:rPr>
          <w:fldChar w:fldCharType="begin"/>
        </w:r>
        <w:r w:rsidR="00555971">
          <w:rPr>
            <w:noProof/>
            <w:webHidden/>
          </w:rPr>
          <w:instrText xml:space="preserve"> PAGEREF _Toc495937275 \h </w:instrText>
        </w:r>
        <w:r w:rsidR="00555971">
          <w:rPr>
            <w:noProof/>
            <w:webHidden/>
          </w:rPr>
        </w:r>
        <w:r w:rsidR="00555971">
          <w:rPr>
            <w:noProof/>
            <w:webHidden/>
          </w:rPr>
          <w:fldChar w:fldCharType="separate"/>
        </w:r>
        <w:r w:rsidR="00242DC3">
          <w:rPr>
            <w:noProof/>
            <w:webHidden/>
          </w:rPr>
          <w:t>28</w:t>
        </w:r>
        <w:r w:rsidR="00555971">
          <w:rPr>
            <w:noProof/>
            <w:webHidden/>
          </w:rPr>
          <w:fldChar w:fldCharType="end"/>
        </w:r>
      </w:hyperlink>
    </w:p>
    <w:p w14:paraId="5EE2CAA8" w14:textId="77777777" w:rsidR="00555971" w:rsidRDefault="00D3722B">
      <w:pPr>
        <w:pStyle w:val="30"/>
        <w:tabs>
          <w:tab w:val="left" w:pos="1260"/>
          <w:tab w:val="right" w:leader="dot" w:pos="8380"/>
        </w:tabs>
        <w:rPr>
          <w:rFonts w:asciiTheme="minorHAnsi" w:eastAsiaTheme="minorEastAsia" w:hAnsiTheme="minorHAnsi" w:cstheme="minorBidi"/>
          <w:i w:val="0"/>
          <w:iCs w:val="0"/>
          <w:noProof/>
          <w:sz w:val="21"/>
          <w:szCs w:val="22"/>
        </w:rPr>
      </w:pPr>
      <w:hyperlink w:anchor="_Toc495937276" w:history="1">
        <w:r w:rsidR="00555971" w:rsidRPr="00A76C1D">
          <w:rPr>
            <w:rStyle w:val="a9"/>
            <w:noProof/>
          </w:rPr>
          <w:t>10.2.1</w:t>
        </w:r>
        <w:r w:rsidR="00555971">
          <w:rPr>
            <w:rFonts w:asciiTheme="minorHAnsi" w:eastAsiaTheme="minorEastAsia" w:hAnsiTheme="minorHAnsi" w:cstheme="minorBidi"/>
            <w:i w:val="0"/>
            <w:iCs w:val="0"/>
            <w:noProof/>
            <w:sz w:val="21"/>
            <w:szCs w:val="22"/>
          </w:rPr>
          <w:tab/>
        </w:r>
        <w:r w:rsidR="00555971" w:rsidRPr="00A76C1D">
          <w:rPr>
            <w:rStyle w:val="a9"/>
            <w:rFonts w:hint="eastAsia"/>
            <w:noProof/>
          </w:rPr>
          <w:t>乘法资源</w:t>
        </w:r>
        <w:r w:rsidR="00555971">
          <w:rPr>
            <w:noProof/>
            <w:webHidden/>
          </w:rPr>
          <w:tab/>
        </w:r>
        <w:r w:rsidR="00555971">
          <w:rPr>
            <w:noProof/>
            <w:webHidden/>
          </w:rPr>
          <w:fldChar w:fldCharType="begin"/>
        </w:r>
        <w:r w:rsidR="00555971">
          <w:rPr>
            <w:noProof/>
            <w:webHidden/>
          </w:rPr>
          <w:instrText xml:space="preserve"> PAGEREF _Toc495937276 \h </w:instrText>
        </w:r>
        <w:r w:rsidR="00555971">
          <w:rPr>
            <w:noProof/>
            <w:webHidden/>
          </w:rPr>
        </w:r>
        <w:r w:rsidR="00555971">
          <w:rPr>
            <w:noProof/>
            <w:webHidden/>
          </w:rPr>
          <w:fldChar w:fldCharType="separate"/>
        </w:r>
        <w:r w:rsidR="00242DC3">
          <w:rPr>
            <w:noProof/>
            <w:webHidden/>
          </w:rPr>
          <w:t>28</w:t>
        </w:r>
        <w:r w:rsidR="00555971">
          <w:rPr>
            <w:noProof/>
            <w:webHidden/>
          </w:rPr>
          <w:fldChar w:fldCharType="end"/>
        </w:r>
      </w:hyperlink>
    </w:p>
    <w:p w14:paraId="3D8578C1" w14:textId="77777777" w:rsidR="00555971" w:rsidRDefault="00D3722B">
      <w:pPr>
        <w:pStyle w:val="30"/>
        <w:tabs>
          <w:tab w:val="left" w:pos="1260"/>
          <w:tab w:val="right" w:leader="dot" w:pos="8380"/>
        </w:tabs>
        <w:rPr>
          <w:rFonts w:asciiTheme="minorHAnsi" w:eastAsiaTheme="minorEastAsia" w:hAnsiTheme="minorHAnsi" w:cstheme="minorBidi"/>
          <w:i w:val="0"/>
          <w:iCs w:val="0"/>
          <w:noProof/>
          <w:sz w:val="21"/>
          <w:szCs w:val="22"/>
        </w:rPr>
      </w:pPr>
      <w:hyperlink w:anchor="_Toc495937277" w:history="1">
        <w:r w:rsidR="00555971" w:rsidRPr="00A76C1D">
          <w:rPr>
            <w:rStyle w:val="a9"/>
            <w:noProof/>
          </w:rPr>
          <w:t>10.2.2</w:t>
        </w:r>
        <w:r w:rsidR="00555971">
          <w:rPr>
            <w:rFonts w:asciiTheme="minorHAnsi" w:eastAsiaTheme="minorEastAsia" w:hAnsiTheme="minorHAnsi" w:cstheme="minorBidi"/>
            <w:i w:val="0"/>
            <w:iCs w:val="0"/>
            <w:noProof/>
            <w:sz w:val="21"/>
            <w:szCs w:val="22"/>
          </w:rPr>
          <w:tab/>
        </w:r>
        <w:r w:rsidR="00555971" w:rsidRPr="00A76C1D">
          <w:rPr>
            <w:rStyle w:val="a9"/>
            <w:rFonts w:hint="eastAsia"/>
            <w:noProof/>
          </w:rPr>
          <w:t>存储资源</w:t>
        </w:r>
        <w:r w:rsidR="00555971">
          <w:rPr>
            <w:noProof/>
            <w:webHidden/>
          </w:rPr>
          <w:tab/>
        </w:r>
        <w:r w:rsidR="00555971">
          <w:rPr>
            <w:noProof/>
            <w:webHidden/>
          </w:rPr>
          <w:fldChar w:fldCharType="begin"/>
        </w:r>
        <w:r w:rsidR="00555971">
          <w:rPr>
            <w:noProof/>
            <w:webHidden/>
          </w:rPr>
          <w:instrText xml:space="preserve"> PAGEREF _Toc495937277 \h </w:instrText>
        </w:r>
        <w:r w:rsidR="00555971">
          <w:rPr>
            <w:noProof/>
            <w:webHidden/>
          </w:rPr>
        </w:r>
        <w:r w:rsidR="00555971">
          <w:rPr>
            <w:noProof/>
            <w:webHidden/>
          </w:rPr>
          <w:fldChar w:fldCharType="separate"/>
        </w:r>
        <w:r w:rsidR="00242DC3">
          <w:rPr>
            <w:noProof/>
            <w:webHidden/>
          </w:rPr>
          <w:t>28</w:t>
        </w:r>
        <w:r w:rsidR="00555971">
          <w:rPr>
            <w:noProof/>
            <w:webHidden/>
          </w:rPr>
          <w:fldChar w:fldCharType="end"/>
        </w:r>
      </w:hyperlink>
    </w:p>
    <w:p w14:paraId="44766944" w14:textId="77777777" w:rsidR="00555971" w:rsidRDefault="00D3722B">
      <w:pPr>
        <w:pStyle w:val="30"/>
        <w:tabs>
          <w:tab w:val="left" w:pos="1260"/>
          <w:tab w:val="right" w:leader="dot" w:pos="8380"/>
        </w:tabs>
        <w:rPr>
          <w:rFonts w:asciiTheme="minorHAnsi" w:eastAsiaTheme="minorEastAsia" w:hAnsiTheme="minorHAnsi" w:cstheme="minorBidi"/>
          <w:i w:val="0"/>
          <w:iCs w:val="0"/>
          <w:noProof/>
          <w:sz w:val="21"/>
          <w:szCs w:val="22"/>
        </w:rPr>
      </w:pPr>
      <w:hyperlink w:anchor="_Toc495937278" w:history="1">
        <w:r w:rsidR="00555971" w:rsidRPr="00A76C1D">
          <w:rPr>
            <w:rStyle w:val="a9"/>
            <w:noProof/>
          </w:rPr>
          <w:t>10.2.3</w:t>
        </w:r>
        <w:r w:rsidR="00555971">
          <w:rPr>
            <w:rFonts w:asciiTheme="minorHAnsi" w:eastAsiaTheme="minorEastAsia" w:hAnsiTheme="minorHAnsi" w:cstheme="minorBidi"/>
            <w:i w:val="0"/>
            <w:iCs w:val="0"/>
            <w:noProof/>
            <w:sz w:val="21"/>
            <w:szCs w:val="22"/>
          </w:rPr>
          <w:tab/>
        </w:r>
        <w:r w:rsidR="00555971" w:rsidRPr="00A76C1D">
          <w:rPr>
            <w:rStyle w:val="a9"/>
            <w:rFonts w:hint="eastAsia"/>
            <w:noProof/>
          </w:rPr>
          <w:t>可重配置</w:t>
        </w:r>
        <w:r w:rsidR="00555971">
          <w:rPr>
            <w:noProof/>
            <w:webHidden/>
          </w:rPr>
          <w:tab/>
        </w:r>
        <w:r w:rsidR="00555971">
          <w:rPr>
            <w:noProof/>
            <w:webHidden/>
          </w:rPr>
          <w:fldChar w:fldCharType="begin"/>
        </w:r>
        <w:r w:rsidR="00555971">
          <w:rPr>
            <w:noProof/>
            <w:webHidden/>
          </w:rPr>
          <w:instrText xml:space="preserve"> PAGEREF _Toc495937278 \h </w:instrText>
        </w:r>
        <w:r w:rsidR="00555971">
          <w:rPr>
            <w:noProof/>
            <w:webHidden/>
          </w:rPr>
        </w:r>
        <w:r w:rsidR="00555971">
          <w:rPr>
            <w:noProof/>
            <w:webHidden/>
          </w:rPr>
          <w:fldChar w:fldCharType="separate"/>
        </w:r>
        <w:r w:rsidR="00242DC3">
          <w:rPr>
            <w:noProof/>
            <w:webHidden/>
          </w:rPr>
          <w:t>29</w:t>
        </w:r>
        <w:r w:rsidR="00555971">
          <w:rPr>
            <w:noProof/>
            <w:webHidden/>
          </w:rPr>
          <w:fldChar w:fldCharType="end"/>
        </w:r>
      </w:hyperlink>
    </w:p>
    <w:p w14:paraId="0DB137CA" w14:textId="77777777" w:rsidR="00555971" w:rsidRDefault="00D3722B">
      <w:pPr>
        <w:pStyle w:val="30"/>
        <w:tabs>
          <w:tab w:val="left" w:pos="1260"/>
          <w:tab w:val="right" w:leader="dot" w:pos="8380"/>
        </w:tabs>
        <w:rPr>
          <w:rFonts w:asciiTheme="minorHAnsi" w:eastAsiaTheme="minorEastAsia" w:hAnsiTheme="minorHAnsi" w:cstheme="minorBidi"/>
          <w:i w:val="0"/>
          <w:iCs w:val="0"/>
          <w:noProof/>
          <w:sz w:val="21"/>
          <w:szCs w:val="22"/>
        </w:rPr>
      </w:pPr>
      <w:hyperlink w:anchor="_Toc495937279" w:history="1">
        <w:r w:rsidR="00555971" w:rsidRPr="00A76C1D">
          <w:rPr>
            <w:rStyle w:val="a9"/>
            <w:noProof/>
          </w:rPr>
          <w:t>10.2.4</w:t>
        </w:r>
        <w:r w:rsidR="00555971">
          <w:rPr>
            <w:rFonts w:asciiTheme="minorHAnsi" w:eastAsiaTheme="minorEastAsia" w:hAnsiTheme="minorHAnsi" w:cstheme="minorBidi"/>
            <w:i w:val="0"/>
            <w:iCs w:val="0"/>
            <w:noProof/>
            <w:sz w:val="21"/>
            <w:szCs w:val="22"/>
          </w:rPr>
          <w:tab/>
        </w:r>
        <w:r w:rsidR="00555971" w:rsidRPr="00A76C1D">
          <w:rPr>
            <w:rStyle w:val="a9"/>
            <w:rFonts w:hint="eastAsia"/>
            <w:noProof/>
          </w:rPr>
          <w:t>定点化</w:t>
        </w:r>
        <w:r w:rsidR="00555971">
          <w:rPr>
            <w:noProof/>
            <w:webHidden/>
          </w:rPr>
          <w:tab/>
        </w:r>
        <w:r w:rsidR="00555971">
          <w:rPr>
            <w:noProof/>
            <w:webHidden/>
          </w:rPr>
          <w:fldChar w:fldCharType="begin"/>
        </w:r>
        <w:r w:rsidR="00555971">
          <w:rPr>
            <w:noProof/>
            <w:webHidden/>
          </w:rPr>
          <w:instrText xml:space="preserve"> PAGEREF _Toc495937279 \h </w:instrText>
        </w:r>
        <w:r w:rsidR="00555971">
          <w:rPr>
            <w:noProof/>
            <w:webHidden/>
          </w:rPr>
        </w:r>
        <w:r w:rsidR="00555971">
          <w:rPr>
            <w:noProof/>
            <w:webHidden/>
          </w:rPr>
          <w:fldChar w:fldCharType="separate"/>
        </w:r>
        <w:r w:rsidR="00242DC3">
          <w:rPr>
            <w:noProof/>
            <w:webHidden/>
          </w:rPr>
          <w:t>29</w:t>
        </w:r>
        <w:r w:rsidR="00555971">
          <w:rPr>
            <w:noProof/>
            <w:webHidden/>
          </w:rPr>
          <w:fldChar w:fldCharType="end"/>
        </w:r>
      </w:hyperlink>
    </w:p>
    <w:p w14:paraId="62B5EAF1" w14:textId="77777777" w:rsidR="00555971" w:rsidRDefault="00D3722B">
      <w:pPr>
        <w:pStyle w:val="10"/>
        <w:tabs>
          <w:tab w:val="left" w:pos="630"/>
          <w:tab w:val="right" w:leader="dot" w:pos="838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495937280" w:history="1">
        <w:r w:rsidR="00555971" w:rsidRPr="00A76C1D">
          <w:rPr>
            <w:rStyle w:val="a9"/>
            <w:noProof/>
          </w:rPr>
          <w:t>11</w:t>
        </w:r>
        <w:r w:rsidR="00555971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1"/>
            <w:szCs w:val="22"/>
          </w:rPr>
          <w:tab/>
        </w:r>
        <w:r w:rsidR="00555971" w:rsidRPr="00A76C1D">
          <w:rPr>
            <w:rStyle w:val="a9"/>
            <w:rFonts w:hint="eastAsia"/>
            <w:noProof/>
          </w:rPr>
          <w:t>遗留问题</w:t>
        </w:r>
        <w:r w:rsidR="00555971">
          <w:rPr>
            <w:noProof/>
            <w:webHidden/>
          </w:rPr>
          <w:tab/>
        </w:r>
        <w:r w:rsidR="00555971">
          <w:rPr>
            <w:noProof/>
            <w:webHidden/>
          </w:rPr>
          <w:fldChar w:fldCharType="begin"/>
        </w:r>
        <w:r w:rsidR="00555971">
          <w:rPr>
            <w:noProof/>
            <w:webHidden/>
          </w:rPr>
          <w:instrText xml:space="preserve"> PAGEREF _Toc495937280 \h </w:instrText>
        </w:r>
        <w:r w:rsidR="00555971">
          <w:rPr>
            <w:noProof/>
            <w:webHidden/>
          </w:rPr>
        </w:r>
        <w:r w:rsidR="00555971">
          <w:rPr>
            <w:noProof/>
            <w:webHidden/>
          </w:rPr>
          <w:fldChar w:fldCharType="separate"/>
        </w:r>
        <w:r w:rsidR="00242DC3">
          <w:rPr>
            <w:noProof/>
            <w:webHidden/>
          </w:rPr>
          <w:t>30</w:t>
        </w:r>
        <w:r w:rsidR="00555971">
          <w:rPr>
            <w:noProof/>
            <w:webHidden/>
          </w:rPr>
          <w:fldChar w:fldCharType="end"/>
        </w:r>
      </w:hyperlink>
    </w:p>
    <w:p w14:paraId="7802FFFB" w14:textId="77777777" w:rsidR="00555971" w:rsidRDefault="00D3722B">
      <w:pPr>
        <w:pStyle w:val="10"/>
        <w:tabs>
          <w:tab w:val="left" w:pos="630"/>
          <w:tab w:val="right" w:leader="dot" w:pos="838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495937281" w:history="1">
        <w:r w:rsidR="00555971" w:rsidRPr="00A76C1D">
          <w:rPr>
            <w:rStyle w:val="a9"/>
            <w:noProof/>
          </w:rPr>
          <w:t>12</w:t>
        </w:r>
        <w:r w:rsidR="00555971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1"/>
            <w:szCs w:val="22"/>
          </w:rPr>
          <w:tab/>
        </w:r>
        <w:r w:rsidR="00555971" w:rsidRPr="00A76C1D">
          <w:rPr>
            <w:rStyle w:val="a9"/>
            <w:rFonts w:hint="eastAsia"/>
            <w:noProof/>
          </w:rPr>
          <w:t>附录</w:t>
        </w:r>
        <w:r w:rsidR="00555971">
          <w:rPr>
            <w:noProof/>
            <w:webHidden/>
          </w:rPr>
          <w:tab/>
        </w:r>
        <w:r w:rsidR="00555971">
          <w:rPr>
            <w:noProof/>
            <w:webHidden/>
          </w:rPr>
          <w:fldChar w:fldCharType="begin"/>
        </w:r>
        <w:r w:rsidR="00555971">
          <w:rPr>
            <w:noProof/>
            <w:webHidden/>
          </w:rPr>
          <w:instrText xml:space="preserve"> PAGEREF _Toc495937281 \h </w:instrText>
        </w:r>
        <w:r w:rsidR="00555971">
          <w:rPr>
            <w:noProof/>
            <w:webHidden/>
          </w:rPr>
        </w:r>
        <w:r w:rsidR="00555971">
          <w:rPr>
            <w:noProof/>
            <w:webHidden/>
          </w:rPr>
          <w:fldChar w:fldCharType="separate"/>
        </w:r>
        <w:r w:rsidR="00242DC3">
          <w:rPr>
            <w:noProof/>
            <w:webHidden/>
          </w:rPr>
          <w:t>30</w:t>
        </w:r>
        <w:r w:rsidR="00555971">
          <w:rPr>
            <w:noProof/>
            <w:webHidden/>
          </w:rPr>
          <w:fldChar w:fldCharType="end"/>
        </w:r>
      </w:hyperlink>
    </w:p>
    <w:p w14:paraId="2623379F" w14:textId="77777777" w:rsidR="00722150" w:rsidRPr="00752B13" w:rsidRDefault="00225B04" w:rsidP="00722150">
      <w:pPr>
        <w:pStyle w:val="10"/>
        <w:tabs>
          <w:tab w:val="left" w:pos="420"/>
          <w:tab w:val="right" w:leader="dot" w:pos="8380"/>
        </w:tabs>
        <w:rPr>
          <w:rStyle w:val="a9"/>
          <w:rFonts w:ascii="宋体" w:hAnsi="宋体" w:cs="Arial"/>
          <w:b w:val="0"/>
          <w:color w:val="auto"/>
          <w:sz w:val="24"/>
          <w:szCs w:val="24"/>
          <w:u w:val="none"/>
          <w:lang w:eastAsia="zh-CN"/>
        </w:rPr>
      </w:pPr>
      <w:r w:rsidRPr="00752B13">
        <w:rPr>
          <w:rStyle w:val="a9"/>
          <w:rFonts w:ascii="宋体" w:hAnsi="宋体" w:cs="Arial"/>
          <w:b w:val="0"/>
          <w:color w:val="auto"/>
          <w:sz w:val="24"/>
          <w:szCs w:val="24"/>
          <w:u w:val="none"/>
          <w:lang w:eastAsia="zh-CN"/>
        </w:rPr>
        <w:fldChar w:fldCharType="end"/>
      </w:r>
    </w:p>
    <w:p w14:paraId="301996EB" w14:textId="77777777" w:rsidR="00722150" w:rsidRPr="00752B13" w:rsidRDefault="00852CFE" w:rsidP="007A6992">
      <w:pPr>
        <w:pStyle w:val="1"/>
      </w:pPr>
      <w:bookmarkStart w:id="22" w:name="_Toc5417036"/>
      <w:bookmarkStart w:id="23" w:name="_Toc5503496"/>
      <w:bookmarkStart w:id="24" w:name="_Toc5522287"/>
      <w:bookmarkStart w:id="25" w:name="_Toc12848860"/>
      <w:bookmarkStart w:id="26" w:name="_Toc201394030"/>
      <w:bookmarkStart w:id="27" w:name="_Toc234169252"/>
      <w:bookmarkStart w:id="28" w:name="_Toc235342176"/>
      <w:bookmarkStart w:id="29" w:name="_Toc235787693"/>
      <w:bookmarkStart w:id="30" w:name="_Toc235787773"/>
      <w:bookmarkStart w:id="31" w:name="_Toc235789444"/>
      <w:bookmarkStart w:id="32" w:name="_Toc236035968"/>
      <w:bookmarkStart w:id="33" w:name="_Toc258844408"/>
      <w:bookmarkStart w:id="34" w:name="_Toc259025300"/>
      <w:bookmarkStart w:id="35" w:name="_Toc259025931"/>
      <w:r w:rsidRPr="00752B13">
        <w:br w:type="page"/>
      </w:r>
      <w:bookmarkStart w:id="36" w:name="_Toc495937228"/>
      <w:r w:rsidR="00722150" w:rsidRPr="00752B13">
        <w:lastRenderedPageBreak/>
        <w:t>引言</w:t>
      </w:r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</w:p>
    <w:p w14:paraId="60BF8C23" w14:textId="77777777" w:rsidR="00722150" w:rsidRPr="00752B13" w:rsidRDefault="00722150" w:rsidP="00133D19">
      <w:pPr>
        <w:pStyle w:val="2"/>
      </w:pPr>
      <w:bookmarkStart w:id="37" w:name="_Toc12356297"/>
      <w:bookmarkStart w:id="38" w:name="_Toc12848861"/>
      <w:bookmarkStart w:id="39" w:name="_Toc201394031"/>
      <w:bookmarkStart w:id="40" w:name="_Toc234169253"/>
      <w:bookmarkStart w:id="41" w:name="_Toc235342177"/>
      <w:bookmarkStart w:id="42" w:name="_Toc235787694"/>
      <w:bookmarkStart w:id="43" w:name="_Toc235787774"/>
      <w:bookmarkStart w:id="44" w:name="_Toc235789445"/>
      <w:bookmarkStart w:id="45" w:name="_Toc236035969"/>
      <w:r w:rsidRPr="00752B13">
        <w:t xml:space="preserve"> </w:t>
      </w:r>
      <w:bookmarkStart w:id="46" w:name="_Toc258844409"/>
      <w:bookmarkStart w:id="47" w:name="_Toc259025301"/>
      <w:bookmarkStart w:id="48" w:name="_Toc259025932"/>
      <w:bookmarkStart w:id="49" w:name="_Toc495937229"/>
      <w:r w:rsidRPr="00752B13">
        <w:t>编写目的</w:t>
      </w:r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</w:p>
    <w:p w14:paraId="2F700198" w14:textId="77777777" w:rsidR="00722150" w:rsidRPr="00752B13" w:rsidRDefault="00722150" w:rsidP="002464F0">
      <w:pPr>
        <w:pStyle w:val="a1"/>
        <w:ind w:firstLineChars="220" w:firstLine="528"/>
        <w:rPr>
          <w:rFonts w:ascii="宋体" w:hAnsi="宋体" w:cs="Arial"/>
          <w:sz w:val="24"/>
          <w:szCs w:val="24"/>
        </w:rPr>
      </w:pPr>
      <w:r w:rsidRPr="00752B13">
        <w:rPr>
          <w:rFonts w:ascii="宋体" w:hAnsi="宋体" w:cs="Arial"/>
          <w:sz w:val="24"/>
          <w:szCs w:val="24"/>
        </w:rPr>
        <w:t>本文档</w:t>
      </w:r>
      <w:r w:rsidR="00FF1274">
        <w:rPr>
          <w:rFonts w:ascii="宋体" w:hAnsi="宋体" w:cs="Arial" w:hint="eastAsia"/>
          <w:sz w:val="24"/>
          <w:szCs w:val="24"/>
        </w:rPr>
        <w:t>关于</w:t>
      </w:r>
      <w:r w:rsidR="006D2696">
        <w:rPr>
          <w:rFonts w:ascii="宋体" w:hAnsi="宋体" w:cs="Arial"/>
          <w:sz w:val="24"/>
          <w:szCs w:val="24"/>
        </w:rPr>
        <w:t>FasterRCNN FPGA架构</w:t>
      </w:r>
      <w:r w:rsidR="00FF1274" w:rsidRPr="00FF1274">
        <w:rPr>
          <w:rFonts w:ascii="宋体" w:hAnsi="宋体" w:cs="Arial" w:hint="eastAsia"/>
          <w:sz w:val="24"/>
          <w:szCs w:val="24"/>
        </w:rPr>
        <w:t>设计</w:t>
      </w:r>
      <w:r w:rsidR="006D2696">
        <w:rPr>
          <w:rFonts w:ascii="宋体" w:hAnsi="宋体" w:cs="Arial" w:hint="eastAsia"/>
          <w:sz w:val="24"/>
          <w:szCs w:val="24"/>
        </w:rPr>
        <w:t>的</w:t>
      </w:r>
      <w:r w:rsidR="00FF1274" w:rsidRPr="00FF1274">
        <w:rPr>
          <w:rFonts w:ascii="宋体" w:hAnsi="宋体" w:cs="Arial" w:hint="eastAsia"/>
          <w:sz w:val="24"/>
          <w:szCs w:val="24"/>
        </w:rPr>
        <w:t>文档</w:t>
      </w:r>
      <w:r w:rsidR="00AB5EDA">
        <w:rPr>
          <w:rFonts w:ascii="宋体" w:hAnsi="宋体" w:cs="Arial" w:hint="eastAsia"/>
          <w:sz w:val="24"/>
          <w:szCs w:val="24"/>
        </w:rPr>
        <w:t>。</w:t>
      </w:r>
    </w:p>
    <w:p w14:paraId="76F9E6C1" w14:textId="77777777" w:rsidR="00722150" w:rsidRPr="00752B13" w:rsidRDefault="00722150" w:rsidP="00133D19">
      <w:pPr>
        <w:pStyle w:val="2"/>
      </w:pPr>
      <w:bookmarkStart w:id="50" w:name="_Toc12356298"/>
      <w:bookmarkStart w:id="51" w:name="_Toc12848862"/>
      <w:bookmarkStart w:id="52" w:name="_Toc201394032"/>
      <w:bookmarkStart w:id="53" w:name="_Toc234169254"/>
      <w:bookmarkStart w:id="54" w:name="_Toc235342178"/>
      <w:bookmarkStart w:id="55" w:name="_Toc235787695"/>
      <w:bookmarkStart w:id="56" w:name="_Toc235787775"/>
      <w:bookmarkStart w:id="57" w:name="_Toc235789446"/>
      <w:bookmarkStart w:id="58" w:name="_Toc236035970"/>
      <w:r w:rsidRPr="00752B13">
        <w:t xml:space="preserve"> </w:t>
      </w:r>
      <w:bookmarkStart w:id="59" w:name="_Toc258844410"/>
      <w:bookmarkStart w:id="60" w:name="_Toc259025302"/>
      <w:bookmarkStart w:id="61" w:name="_Toc259025933"/>
      <w:bookmarkStart w:id="62" w:name="_Toc495937230"/>
      <w:r w:rsidRPr="00752B13">
        <w:t>预期读者和阅读建议</w:t>
      </w:r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</w:p>
    <w:p w14:paraId="6C165F57" w14:textId="77777777" w:rsidR="00E770A5" w:rsidRPr="00752B13" w:rsidRDefault="00722150" w:rsidP="009969A7">
      <w:pPr>
        <w:pStyle w:val="a1"/>
        <w:spacing w:line="360" w:lineRule="auto"/>
        <w:rPr>
          <w:rFonts w:ascii="宋体" w:hAnsi="宋体" w:cs="Arial"/>
          <w:sz w:val="24"/>
          <w:szCs w:val="24"/>
        </w:rPr>
      </w:pPr>
      <w:r w:rsidRPr="00752B13">
        <w:rPr>
          <w:rFonts w:ascii="宋体" w:hAnsi="宋体" w:cs="Arial"/>
          <w:sz w:val="24"/>
          <w:szCs w:val="24"/>
        </w:rPr>
        <w:t>本文读者包括</w:t>
      </w:r>
      <w:r w:rsidR="00FF1274">
        <w:rPr>
          <w:rFonts w:ascii="宋体" w:hAnsi="宋体" w:cs="Arial" w:hint="eastAsia"/>
          <w:sz w:val="24"/>
          <w:szCs w:val="24"/>
        </w:rPr>
        <w:t>硬件</w:t>
      </w:r>
      <w:r w:rsidRPr="00752B13">
        <w:rPr>
          <w:rFonts w:ascii="宋体" w:hAnsi="宋体" w:cs="Arial"/>
          <w:sz w:val="24"/>
          <w:szCs w:val="24"/>
        </w:rPr>
        <w:t>成员、</w:t>
      </w:r>
      <w:r w:rsidR="00FF1274">
        <w:rPr>
          <w:rFonts w:ascii="宋体" w:hAnsi="宋体" w:cs="Arial" w:hint="eastAsia"/>
          <w:sz w:val="24"/>
          <w:szCs w:val="24"/>
        </w:rPr>
        <w:t>软件</w:t>
      </w:r>
      <w:r w:rsidR="00FF1274">
        <w:rPr>
          <w:rFonts w:ascii="宋体" w:hAnsi="宋体" w:cs="Arial"/>
          <w:sz w:val="24"/>
          <w:szCs w:val="24"/>
        </w:rPr>
        <w:t>成员</w:t>
      </w:r>
      <w:r w:rsidRPr="00752B13">
        <w:rPr>
          <w:rFonts w:ascii="宋体" w:hAnsi="宋体" w:cs="Arial"/>
          <w:sz w:val="24"/>
          <w:szCs w:val="24"/>
        </w:rPr>
        <w:t>等。</w:t>
      </w:r>
    </w:p>
    <w:p w14:paraId="315475BB" w14:textId="77777777" w:rsidR="009969A7" w:rsidRDefault="009969A7" w:rsidP="00133D19">
      <w:pPr>
        <w:pStyle w:val="2"/>
      </w:pPr>
      <w:bookmarkStart w:id="63" w:name="_Toc12356300"/>
      <w:bookmarkStart w:id="64" w:name="_Toc12848864"/>
      <w:bookmarkStart w:id="65" w:name="_Toc201394033"/>
      <w:bookmarkStart w:id="66" w:name="_Toc234169255"/>
      <w:bookmarkStart w:id="67" w:name="_Toc235342179"/>
      <w:bookmarkStart w:id="68" w:name="_Toc235787696"/>
      <w:bookmarkStart w:id="69" w:name="_Toc235787776"/>
      <w:bookmarkStart w:id="70" w:name="_Toc235789447"/>
      <w:bookmarkStart w:id="71" w:name="_Toc236035971"/>
      <w:r w:rsidRPr="00752B13">
        <w:t xml:space="preserve"> </w:t>
      </w:r>
      <w:bookmarkStart w:id="72" w:name="_Toc258844411"/>
      <w:bookmarkStart w:id="73" w:name="_Toc259025303"/>
      <w:bookmarkStart w:id="74" w:name="_Toc259025934"/>
      <w:bookmarkStart w:id="75" w:name="_Toc495937231"/>
      <w:r w:rsidRPr="00752B13">
        <w:t>参考资料</w:t>
      </w:r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</w:p>
    <w:p w14:paraId="10355AC8" w14:textId="77777777" w:rsidR="00AB5EDA" w:rsidRPr="00AB5EDA" w:rsidRDefault="00AB5EDA" w:rsidP="00AB5EDA">
      <w:pPr>
        <w:pStyle w:val="a1"/>
        <w:ind w:left="420" w:firstLine="0"/>
      </w:pPr>
    </w:p>
    <w:p w14:paraId="69E867F2" w14:textId="77777777" w:rsidR="009969A7" w:rsidRDefault="00D97AAF" w:rsidP="00133D19">
      <w:pPr>
        <w:pStyle w:val="2"/>
      </w:pPr>
      <w:bookmarkStart w:id="76" w:name="_Toc495937232"/>
      <w:r>
        <w:rPr>
          <w:rFonts w:hint="eastAsia"/>
        </w:rPr>
        <w:t>参数</w:t>
      </w:r>
      <w:r>
        <w:t>定义</w:t>
      </w:r>
      <w:bookmarkEnd w:id="76"/>
    </w:p>
    <w:p w14:paraId="46A404DE" w14:textId="77777777" w:rsidR="00D97AAF" w:rsidRPr="00D97AAF" w:rsidRDefault="00D97AAF" w:rsidP="00D97AAF">
      <w:pPr>
        <w:pStyle w:val="a1"/>
      </w:pPr>
    </w:p>
    <w:p w14:paraId="1D5B836E" w14:textId="77777777" w:rsidR="00D97AAF" w:rsidRPr="00752B13" w:rsidRDefault="00D97AAF" w:rsidP="00D97AAF">
      <w:pPr>
        <w:pStyle w:val="2"/>
      </w:pPr>
      <w:bookmarkStart w:id="77" w:name="_Toc495937233"/>
      <w:r w:rsidRPr="00752B13">
        <w:t>缩写术语</w:t>
      </w:r>
      <w:bookmarkEnd w:id="77"/>
    </w:p>
    <w:p w14:paraId="5ACDD113" w14:textId="4AF2A14C" w:rsidR="00D97AAF" w:rsidRDefault="002E3028" w:rsidP="00D97AAF">
      <w:pPr>
        <w:pStyle w:val="a1"/>
      </w:pPr>
      <w:r>
        <w:rPr>
          <w:rFonts w:hint="eastAsia"/>
        </w:rPr>
        <w:t>IFMAP</w:t>
      </w:r>
      <w:r>
        <w:t>：</w:t>
      </w:r>
      <w:r>
        <w:t>Input Feature Map</w:t>
      </w:r>
    </w:p>
    <w:p w14:paraId="5922CEC1" w14:textId="7B6B03FF" w:rsidR="002E3028" w:rsidRPr="00D97AAF" w:rsidRDefault="002E3028" w:rsidP="00D97AAF">
      <w:pPr>
        <w:pStyle w:val="a1"/>
      </w:pPr>
      <w:r>
        <w:t>OFMAP</w:t>
      </w:r>
      <w:r>
        <w:t>：</w:t>
      </w:r>
      <w:r>
        <w:t>Output Feature Map</w:t>
      </w:r>
    </w:p>
    <w:p w14:paraId="24DAB5FF" w14:textId="482B1E86" w:rsidR="00A2613B" w:rsidRDefault="002E3028" w:rsidP="00A2613B">
      <w:pPr>
        <w:pStyle w:val="a1"/>
      </w:pPr>
      <w:r w:rsidRPr="002E3028">
        <w:rPr>
          <w:rFonts w:hint="eastAsia"/>
        </w:rPr>
        <w:t>PE</w:t>
      </w:r>
      <w:r w:rsidRPr="002E3028">
        <w:t xml:space="preserve">: Processing </w:t>
      </w:r>
      <w:r w:rsidR="00CC0AD7">
        <w:t>E</w:t>
      </w:r>
      <w:r w:rsidRPr="002E3028">
        <w:t>ngine</w:t>
      </w:r>
    </w:p>
    <w:p w14:paraId="0D4236F3" w14:textId="1085F010" w:rsidR="002E3028" w:rsidRDefault="002E3028" w:rsidP="00A2613B">
      <w:pPr>
        <w:pStyle w:val="a1"/>
      </w:pPr>
      <w:r>
        <w:t>CE</w:t>
      </w:r>
      <w:r>
        <w:t>：</w:t>
      </w:r>
      <w:r w:rsidR="00680756">
        <w:rPr>
          <w:rFonts w:hint="eastAsia"/>
        </w:rPr>
        <w:t>Co</w:t>
      </w:r>
      <w:r w:rsidR="00680756">
        <w:t xml:space="preserve">nvolutional </w:t>
      </w:r>
      <w:r w:rsidR="00CC0AD7">
        <w:t>Engine</w:t>
      </w:r>
    </w:p>
    <w:p w14:paraId="7D5EE9E8" w14:textId="77777777" w:rsidR="00CC0AD7" w:rsidRPr="002E3028" w:rsidRDefault="00CC0AD7" w:rsidP="00A2613B">
      <w:pPr>
        <w:pStyle w:val="a1"/>
      </w:pPr>
    </w:p>
    <w:p w14:paraId="3CA61BD1" w14:textId="0D659643" w:rsidR="002E3028" w:rsidRPr="00752B13" w:rsidRDefault="002E3028" w:rsidP="00A2613B">
      <w:pPr>
        <w:pStyle w:val="a1"/>
        <w:rPr>
          <w:rFonts w:ascii="宋体" w:hAnsi="宋体" w:cs="Arial"/>
          <w:sz w:val="24"/>
          <w:szCs w:val="24"/>
        </w:rPr>
      </w:pPr>
    </w:p>
    <w:p w14:paraId="7584C748" w14:textId="77777777" w:rsidR="009969A7" w:rsidRPr="00752B13" w:rsidRDefault="009969A7" w:rsidP="009969A7">
      <w:pPr>
        <w:rPr>
          <w:rFonts w:ascii="宋体" w:hAnsi="宋体" w:cs="Arial"/>
          <w:sz w:val="24"/>
          <w:szCs w:val="24"/>
        </w:rPr>
        <w:sectPr w:rsidR="009969A7" w:rsidRPr="00752B13" w:rsidSect="00133D19">
          <w:headerReference w:type="default" r:id="rId12"/>
          <w:footerReference w:type="default" r:id="rId13"/>
          <w:pgSz w:w="11906" w:h="16838"/>
          <w:pgMar w:top="1440" w:right="1758" w:bottom="1440" w:left="1758" w:header="851" w:footer="992" w:gutter="0"/>
          <w:cols w:space="425"/>
          <w:docGrid w:type="linesAndChars" w:linePitch="348"/>
        </w:sectPr>
      </w:pPr>
      <w:r w:rsidRPr="00752B13">
        <w:rPr>
          <w:rFonts w:ascii="宋体" w:hAnsi="宋体" w:cs="Arial"/>
          <w:sz w:val="24"/>
          <w:szCs w:val="24"/>
        </w:rPr>
        <w:tab/>
      </w:r>
    </w:p>
    <w:p w14:paraId="01DE1896" w14:textId="77777777" w:rsidR="002A4429" w:rsidRDefault="001224CD" w:rsidP="002A4429">
      <w:pPr>
        <w:pStyle w:val="1"/>
      </w:pPr>
      <w:bookmarkStart w:id="78" w:name="_Toc277860872"/>
      <w:bookmarkStart w:id="79" w:name="_Toc277861055"/>
      <w:bookmarkStart w:id="80" w:name="_Toc277861239"/>
      <w:bookmarkStart w:id="81" w:name="_Toc277860873"/>
      <w:bookmarkStart w:id="82" w:name="_Toc277861056"/>
      <w:bookmarkStart w:id="83" w:name="_Toc277861240"/>
      <w:bookmarkStart w:id="84" w:name="_Toc277860874"/>
      <w:bookmarkStart w:id="85" w:name="_Toc277861057"/>
      <w:bookmarkStart w:id="86" w:name="_Toc277861241"/>
      <w:bookmarkStart w:id="87" w:name="_Toc277860875"/>
      <w:bookmarkStart w:id="88" w:name="_Toc277861058"/>
      <w:bookmarkStart w:id="89" w:name="_Toc277861242"/>
      <w:bookmarkStart w:id="90" w:name="_Toc277860876"/>
      <w:bookmarkStart w:id="91" w:name="_Toc277861059"/>
      <w:bookmarkStart w:id="92" w:name="_Toc277861243"/>
      <w:bookmarkStart w:id="93" w:name="_Toc277860877"/>
      <w:bookmarkStart w:id="94" w:name="_Toc277861060"/>
      <w:bookmarkStart w:id="95" w:name="_Toc277861244"/>
      <w:bookmarkStart w:id="96" w:name="_Toc277860878"/>
      <w:bookmarkStart w:id="97" w:name="_Toc277861061"/>
      <w:bookmarkStart w:id="98" w:name="_Toc277861245"/>
      <w:bookmarkStart w:id="99" w:name="_Toc277860879"/>
      <w:bookmarkStart w:id="100" w:name="_Toc277861062"/>
      <w:bookmarkStart w:id="101" w:name="_Toc277861246"/>
      <w:bookmarkStart w:id="102" w:name="_Toc277860880"/>
      <w:bookmarkStart w:id="103" w:name="_Toc277861063"/>
      <w:bookmarkStart w:id="104" w:name="_Toc277861247"/>
      <w:bookmarkStart w:id="105" w:name="_Toc277860881"/>
      <w:bookmarkStart w:id="106" w:name="_Toc277861064"/>
      <w:bookmarkStart w:id="107" w:name="_Toc277861248"/>
      <w:bookmarkStart w:id="108" w:name="_Toc263864736"/>
      <w:bookmarkStart w:id="109" w:name="_Toc263078037"/>
      <w:bookmarkStart w:id="110" w:name="_Toc495937234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r>
        <w:rPr>
          <w:rFonts w:hint="eastAsia"/>
        </w:rPr>
        <w:lastRenderedPageBreak/>
        <w:t>总体</w:t>
      </w:r>
      <w:r>
        <w:t>设计</w:t>
      </w:r>
      <w:bookmarkEnd w:id="110"/>
      <w:r w:rsidR="002A4429">
        <w:rPr>
          <w:rFonts w:hint="eastAsia"/>
        </w:rPr>
        <w:t xml:space="preserve"> </w:t>
      </w:r>
    </w:p>
    <w:p w14:paraId="4061D6AF" w14:textId="77777777" w:rsidR="00D97F23" w:rsidRPr="00D97F23" w:rsidRDefault="00D97F23" w:rsidP="00D97F23">
      <w:pPr>
        <w:pStyle w:val="2"/>
      </w:pPr>
      <w:bookmarkStart w:id="111" w:name="_Toc495937235"/>
      <w:r>
        <w:rPr>
          <w:rFonts w:hint="eastAsia"/>
        </w:rPr>
        <w:t>算法</w:t>
      </w:r>
      <w:bookmarkEnd w:id="111"/>
    </w:p>
    <w:p w14:paraId="0475C728" w14:textId="77777777" w:rsidR="00D76ABB" w:rsidRDefault="00D76ABB" w:rsidP="00D76ABB">
      <w:pPr>
        <w:pStyle w:val="a1"/>
        <w:spacing w:line="360" w:lineRule="auto"/>
        <w:rPr>
          <w:rFonts w:ascii="宋体" w:hAnsi="宋体" w:cs="Arial"/>
          <w:sz w:val="24"/>
          <w:szCs w:val="24"/>
        </w:rPr>
      </w:pPr>
      <w:r>
        <w:rPr>
          <w:rFonts w:ascii="宋体" w:hAnsi="宋体" w:cs="Arial" w:hint="eastAsia"/>
          <w:sz w:val="24"/>
          <w:szCs w:val="24"/>
        </w:rPr>
        <w:t>F</w:t>
      </w:r>
      <w:r>
        <w:rPr>
          <w:rFonts w:ascii="宋体" w:hAnsi="宋体" w:cs="Arial"/>
          <w:sz w:val="24"/>
          <w:szCs w:val="24"/>
        </w:rPr>
        <w:t>PGA</w:t>
      </w:r>
      <w:r>
        <w:rPr>
          <w:rFonts w:ascii="宋体" w:hAnsi="宋体" w:cs="Arial" w:hint="eastAsia"/>
          <w:sz w:val="24"/>
          <w:szCs w:val="24"/>
        </w:rPr>
        <w:t>适合</w:t>
      </w:r>
      <w:r>
        <w:rPr>
          <w:rFonts w:ascii="宋体" w:hAnsi="宋体" w:cs="Arial"/>
          <w:sz w:val="24"/>
          <w:szCs w:val="24"/>
        </w:rPr>
        <w:t>做重复</w:t>
      </w:r>
      <w:proofErr w:type="gramStart"/>
      <w:r>
        <w:rPr>
          <w:rFonts w:ascii="宋体" w:hAnsi="宋体" w:cs="Arial"/>
          <w:sz w:val="24"/>
          <w:szCs w:val="24"/>
        </w:rPr>
        <w:t>大计算</w:t>
      </w:r>
      <w:proofErr w:type="gramEnd"/>
      <w:r>
        <w:rPr>
          <w:rFonts w:ascii="宋体" w:hAnsi="宋体" w:cs="Arial"/>
          <w:sz w:val="24"/>
          <w:szCs w:val="24"/>
        </w:rPr>
        <w:t>量的工作</w:t>
      </w:r>
      <w:r>
        <w:rPr>
          <w:rFonts w:ascii="宋体" w:hAnsi="宋体" w:cs="Arial" w:hint="eastAsia"/>
          <w:sz w:val="24"/>
          <w:szCs w:val="24"/>
        </w:rPr>
        <w:t>，ARM</w:t>
      </w:r>
      <w:r>
        <w:rPr>
          <w:rFonts w:ascii="宋体" w:hAnsi="宋体" w:cs="Arial"/>
          <w:sz w:val="24"/>
          <w:szCs w:val="24"/>
        </w:rPr>
        <w:t>适合做逻辑调度的工作，需要</w:t>
      </w:r>
      <w:r>
        <w:rPr>
          <w:rFonts w:ascii="宋体" w:hAnsi="宋体" w:cs="Arial" w:hint="eastAsia"/>
          <w:sz w:val="24"/>
          <w:szCs w:val="24"/>
        </w:rPr>
        <w:t>根据</w:t>
      </w:r>
      <w:r>
        <w:rPr>
          <w:rFonts w:ascii="宋体" w:hAnsi="宋体" w:cs="Arial"/>
          <w:sz w:val="24"/>
          <w:szCs w:val="24"/>
        </w:rPr>
        <w:t>FasterRCNN的结构</w:t>
      </w:r>
      <w:r>
        <w:rPr>
          <w:rFonts w:ascii="宋体" w:hAnsi="宋体" w:cs="Arial" w:hint="eastAsia"/>
          <w:sz w:val="24"/>
          <w:szCs w:val="24"/>
        </w:rPr>
        <w:t>，</w:t>
      </w:r>
      <w:r>
        <w:rPr>
          <w:rFonts w:ascii="宋体" w:hAnsi="宋体" w:cs="Arial"/>
          <w:sz w:val="24"/>
          <w:szCs w:val="24"/>
        </w:rPr>
        <w:t>把任务拆分成适合FPGA+ARM的异构的计算。</w:t>
      </w:r>
    </w:p>
    <w:p w14:paraId="3565E9E7" w14:textId="38ED59FF" w:rsidR="00211A01" w:rsidRDefault="00F25A20" w:rsidP="00F25A20">
      <w:pPr>
        <w:pStyle w:val="a1"/>
        <w:spacing w:line="360" w:lineRule="auto"/>
        <w:ind w:firstLine="0"/>
        <w:jc w:val="center"/>
        <w:rPr>
          <w:rFonts w:ascii="宋体" w:hAnsi="宋体" w:cs="Arial"/>
          <w:sz w:val="24"/>
          <w:szCs w:val="24"/>
        </w:rPr>
      </w:pPr>
      <w:r>
        <w:object w:dxaOrig="23445" w:dyaOrig="3105" w14:anchorId="7CE2CB5E">
          <v:shape id="_x0000_i1025" type="#_x0000_t75" style="width:424.5pt;height:55.5pt" o:ole="">
            <v:imagedata r:id="rId14" o:title=""/>
          </v:shape>
          <o:OLEObject Type="Embed" ProgID="Visio.Drawing.15" ShapeID="_x0000_i1025" DrawAspect="Content" ObjectID="_1583754585" r:id="rId15"/>
        </w:object>
      </w:r>
      <w:r w:rsidR="00211A01">
        <w:t xml:space="preserve">Figure </w:t>
      </w:r>
      <w:fldSimple w:instr=" SEQ Figure \* ARABIC ">
        <w:r w:rsidR="00F95512">
          <w:rPr>
            <w:noProof/>
          </w:rPr>
          <w:t>1</w:t>
        </w:r>
      </w:fldSimple>
      <w:r w:rsidR="00211A01">
        <w:t xml:space="preserve">  FasterRCNN</w:t>
      </w:r>
      <w:r w:rsidR="00211A01">
        <w:t>结构图</w:t>
      </w:r>
    </w:p>
    <w:p w14:paraId="21CB0861" w14:textId="77777777" w:rsidR="00D2478B" w:rsidRDefault="00211A01" w:rsidP="00D76ABB">
      <w:pPr>
        <w:pStyle w:val="a1"/>
        <w:spacing w:line="360" w:lineRule="auto"/>
        <w:rPr>
          <w:rFonts w:ascii="宋体" w:hAnsi="宋体" w:cs="Arial"/>
          <w:sz w:val="24"/>
          <w:szCs w:val="24"/>
        </w:rPr>
      </w:pPr>
      <w:r>
        <w:rPr>
          <w:rFonts w:ascii="宋体" w:hAnsi="宋体" w:cs="Arial" w:hint="eastAsia"/>
          <w:sz w:val="24"/>
          <w:szCs w:val="24"/>
        </w:rPr>
        <w:t>绿色</w:t>
      </w:r>
      <w:r>
        <w:rPr>
          <w:rFonts w:ascii="宋体" w:hAnsi="宋体" w:cs="Arial"/>
          <w:sz w:val="24"/>
          <w:szCs w:val="24"/>
        </w:rPr>
        <w:t>框图部分的</w:t>
      </w:r>
      <w:r>
        <w:rPr>
          <w:rFonts w:ascii="宋体" w:hAnsi="宋体" w:cs="Arial" w:hint="eastAsia"/>
          <w:sz w:val="24"/>
          <w:szCs w:val="24"/>
        </w:rPr>
        <w:t>工作</w:t>
      </w:r>
      <w:r>
        <w:rPr>
          <w:rFonts w:ascii="宋体" w:hAnsi="宋体" w:cs="Arial"/>
          <w:sz w:val="24"/>
          <w:szCs w:val="24"/>
        </w:rPr>
        <w:t>由</w:t>
      </w:r>
      <w:r w:rsidR="00BC67E3">
        <w:rPr>
          <w:rFonts w:ascii="宋体" w:hAnsi="宋体" w:cs="Arial"/>
          <w:sz w:val="24"/>
          <w:szCs w:val="24"/>
        </w:rPr>
        <w:t>ARM</w:t>
      </w:r>
      <w:r>
        <w:rPr>
          <w:rFonts w:ascii="宋体" w:hAnsi="宋体" w:cs="Arial"/>
          <w:sz w:val="24"/>
          <w:szCs w:val="24"/>
        </w:rPr>
        <w:t>处理，卷积和全连接部分有FPGA处理。</w:t>
      </w:r>
    </w:p>
    <w:p w14:paraId="0480E6C5" w14:textId="0979AFBD" w:rsidR="00F22CA8" w:rsidRPr="00D97F23" w:rsidRDefault="00F22CA8" w:rsidP="00F22CA8">
      <w:pPr>
        <w:pStyle w:val="3"/>
      </w:pPr>
      <w:r>
        <w:rPr>
          <w:rFonts w:hint="eastAsia"/>
        </w:rPr>
        <w:t>卷积</w:t>
      </w:r>
      <w:r>
        <w:t>定义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46356E" w14:paraId="48F2EB9E" w14:textId="77777777" w:rsidTr="0046356E">
        <w:tc>
          <w:tcPr>
            <w:tcW w:w="4247" w:type="dxa"/>
          </w:tcPr>
          <w:p w14:paraId="345095BC" w14:textId="5F52C4E2" w:rsidR="0046356E" w:rsidRDefault="0046356E" w:rsidP="00D76ABB">
            <w:pPr>
              <w:pStyle w:val="a1"/>
              <w:spacing w:line="360" w:lineRule="auto"/>
              <w:ind w:firstLine="0"/>
              <w:rPr>
                <w:rFonts w:ascii="宋体" w:hAnsi="宋体" w:cs="Arial"/>
                <w:sz w:val="24"/>
                <w:szCs w:val="24"/>
              </w:rPr>
            </w:pPr>
            <w:r>
              <w:rPr>
                <w:rFonts w:ascii="宋体" w:hAnsi="宋体" w:cs="Arial" w:hint="eastAsia"/>
                <w:sz w:val="24"/>
                <w:szCs w:val="24"/>
              </w:rPr>
              <w:t>Share Parameter</w:t>
            </w:r>
          </w:p>
        </w:tc>
        <w:tc>
          <w:tcPr>
            <w:tcW w:w="4247" w:type="dxa"/>
          </w:tcPr>
          <w:p w14:paraId="128D11DC" w14:textId="0557FFBA" w:rsidR="0046356E" w:rsidRDefault="0046356E" w:rsidP="00D76ABB">
            <w:pPr>
              <w:pStyle w:val="a1"/>
              <w:spacing w:line="360" w:lineRule="auto"/>
              <w:ind w:firstLine="0"/>
              <w:rPr>
                <w:rFonts w:ascii="宋体" w:hAnsi="宋体" w:cs="Arial"/>
                <w:sz w:val="24"/>
                <w:szCs w:val="24"/>
              </w:rPr>
            </w:pPr>
            <w:r>
              <w:rPr>
                <w:rFonts w:ascii="宋体" w:hAnsi="宋体" w:cs="Arial" w:hint="eastAsia"/>
                <w:sz w:val="24"/>
                <w:szCs w:val="24"/>
              </w:rPr>
              <w:t>Description</w:t>
            </w:r>
          </w:p>
        </w:tc>
      </w:tr>
      <w:tr w:rsidR="0046356E" w14:paraId="1800F0C3" w14:textId="77777777" w:rsidTr="0046356E">
        <w:trPr>
          <w:trHeight w:val="257"/>
        </w:trPr>
        <w:tc>
          <w:tcPr>
            <w:tcW w:w="4247" w:type="dxa"/>
          </w:tcPr>
          <w:p w14:paraId="5691487D" w14:textId="2AA6D822" w:rsidR="0046356E" w:rsidRDefault="0046356E" w:rsidP="00D76ABB">
            <w:pPr>
              <w:pStyle w:val="a1"/>
              <w:spacing w:line="360" w:lineRule="auto"/>
              <w:ind w:firstLine="0"/>
              <w:rPr>
                <w:rFonts w:ascii="宋体" w:hAnsi="宋体" w:cs="Arial"/>
                <w:sz w:val="24"/>
                <w:szCs w:val="24"/>
              </w:rPr>
            </w:pPr>
            <w:r>
              <w:rPr>
                <w:rFonts w:ascii="宋体" w:hAnsi="宋体" w:cs="Arial"/>
                <w:sz w:val="24"/>
                <w:szCs w:val="24"/>
              </w:rPr>
              <w:t>h</w:t>
            </w:r>
            <w:r>
              <w:rPr>
                <w:rFonts w:ascii="宋体" w:hAnsi="宋体" w:cs="Arial" w:hint="eastAsia"/>
                <w:sz w:val="24"/>
                <w:szCs w:val="24"/>
              </w:rPr>
              <w:t>i</w:t>
            </w:r>
          </w:p>
        </w:tc>
        <w:tc>
          <w:tcPr>
            <w:tcW w:w="4247" w:type="dxa"/>
          </w:tcPr>
          <w:p w14:paraId="1E96BDED" w14:textId="19495E6C" w:rsidR="0046356E" w:rsidRDefault="0046356E" w:rsidP="00D76ABB">
            <w:pPr>
              <w:pStyle w:val="a1"/>
              <w:spacing w:line="360" w:lineRule="auto"/>
              <w:ind w:firstLine="0"/>
              <w:rPr>
                <w:rFonts w:ascii="宋体" w:hAnsi="宋体" w:cs="Arial"/>
                <w:sz w:val="24"/>
                <w:szCs w:val="24"/>
              </w:rPr>
            </w:pPr>
            <w:r>
              <w:rPr>
                <w:rFonts w:ascii="宋体" w:hAnsi="宋体" w:cs="Arial" w:hint="eastAsia"/>
                <w:sz w:val="24"/>
                <w:szCs w:val="24"/>
              </w:rPr>
              <w:t>Input</w:t>
            </w:r>
            <w:r>
              <w:rPr>
                <w:rFonts w:ascii="宋体" w:hAnsi="宋体" w:cs="Arial"/>
                <w:sz w:val="24"/>
                <w:szCs w:val="24"/>
              </w:rPr>
              <w:t xml:space="preserve"> data height</w:t>
            </w:r>
          </w:p>
        </w:tc>
      </w:tr>
      <w:tr w:rsidR="0046356E" w14:paraId="43312258" w14:textId="77777777" w:rsidTr="0046356E">
        <w:tc>
          <w:tcPr>
            <w:tcW w:w="4247" w:type="dxa"/>
          </w:tcPr>
          <w:p w14:paraId="77211D23" w14:textId="6CB7AE93" w:rsidR="0046356E" w:rsidRDefault="0046356E" w:rsidP="00D76ABB">
            <w:pPr>
              <w:pStyle w:val="a1"/>
              <w:spacing w:line="360" w:lineRule="auto"/>
              <w:ind w:firstLine="0"/>
              <w:rPr>
                <w:rFonts w:ascii="宋体" w:hAnsi="宋体" w:cs="Arial"/>
                <w:sz w:val="24"/>
                <w:szCs w:val="24"/>
              </w:rPr>
            </w:pPr>
            <w:r>
              <w:rPr>
                <w:rFonts w:ascii="宋体" w:hAnsi="宋体" w:cs="Arial"/>
                <w:sz w:val="24"/>
                <w:szCs w:val="24"/>
              </w:rPr>
              <w:t>w</w:t>
            </w:r>
            <w:r>
              <w:rPr>
                <w:rFonts w:ascii="宋体" w:hAnsi="宋体" w:cs="Arial" w:hint="eastAsia"/>
                <w:sz w:val="24"/>
                <w:szCs w:val="24"/>
              </w:rPr>
              <w:t>i</w:t>
            </w:r>
          </w:p>
        </w:tc>
        <w:tc>
          <w:tcPr>
            <w:tcW w:w="4247" w:type="dxa"/>
          </w:tcPr>
          <w:p w14:paraId="4C67BFAD" w14:textId="39E97EDC" w:rsidR="0046356E" w:rsidRDefault="0046356E" w:rsidP="00D76ABB">
            <w:pPr>
              <w:pStyle w:val="a1"/>
              <w:spacing w:line="360" w:lineRule="auto"/>
              <w:ind w:firstLine="0"/>
              <w:rPr>
                <w:rFonts w:ascii="宋体" w:hAnsi="宋体" w:cs="Arial"/>
                <w:sz w:val="24"/>
                <w:szCs w:val="24"/>
              </w:rPr>
            </w:pPr>
            <w:r>
              <w:rPr>
                <w:rFonts w:ascii="宋体" w:hAnsi="宋体" w:cs="Arial"/>
                <w:sz w:val="24"/>
                <w:szCs w:val="24"/>
              </w:rPr>
              <w:t>I</w:t>
            </w:r>
            <w:r>
              <w:rPr>
                <w:rFonts w:ascii="宋体" w:hAnsi="宋体" w:cs="Arial" w:hint="eastAsia"/>
                <w:sz w:val="24"/>
                <w:szCs w:val="24"/>
              </w:rPr>
              <w:t xml:space="preserve">nput </w:t>
            </w:r>
            <w:r>
              <w:rPr>
                <w:rFonts w:ascii="宋体" w:hAnsi="宋体" w:cs="Arial"/>
                <w:sz w:val="24"/>
                <w:szCs w:val="24"/>
              </w:rPr>
              <w:t>data weigth</w:t>
            </w:r>
          </w:p>
        </w:tc>
      </w:tr>
      <w:tr w:rsidR="0046356E" w14:paraId="678DD82A" w14:textId="77777777" w:rsidTr="0046356E">
        <w:tc>
          <w:tcPr>
            <w:tcW w:w="4247" w:type="dxa"/>
          </w:tcPr>
          <w:p w14:paraId="4EFF6348" w14:textId="711711C3" w:rsidR="0046356E" w:rsidRDefault="0046356E" w:rsidP="00D76ABB">
            <w:pPr>
              <w:pStyle w:val="a1"/>
              <w:spacing w:line="360" w:lineRule="auto"/>
              <w:ind w:firstLine="0"/>
              <w:rPr>
                <w:rFonts w:ascii="宋体" w:hAnsi="宋体" w:cs="Arial"/>
                <w:sz w:val="24"/>
                <w:szCs w:val="24"/>
              </w:rPr>
            </w:pPr>
            <w:r>
              <w:rPr>
                <w:rFonts w:ascii="宋体" w:hAnsi="宋体" w:cs="Arial"/>
                <w:sz w:val="24"/>
                <w:szCs w:val="24"/>
              </w:rPr>
              <w:t>c</w:t>
            </w:r>
            <w:r>
              <w:rPr>
                <w:rFonts w:ascii="宋体" w:hAnsi="宋体" w:cs="Arial" w:hint="eastAsia"/>
                <w:sz w:val="24"/>
                <w:szCs w:val="24"/>
              </w:rPr>
              <w:t>i</w:t>
            </w:r>
          </w:p>
        </w:tc>
        <w:tc>
          <w:tcPr>
            <w:tcW w:w="4247" w:type="dxa"/>
          </w:tcPr>
          <w:p w14:paraId="3690AEC7" w14:textId="1F0CB96A" w:rsidR="0046356E" w:rsidRDefault="0046356E" w:rsidP="00D76ABB">
            <w:pPr>
              <w:pStyle w:val="a1"/>
              <w:spacing w:line="360" w:lineRule="auto"/>
              <w:ind w:firstLine="0"/>
              <w:rPr>
                <w:rFonts w:ascii="宋体" w:hAnsi="宋体" w:cs="Arial"/>
                <w:sz w:val="24"/>
                <w:szCs w:val="24"/>
              </w:rPr>
            </w:pPr>
            <w:r>
              <w:rPr>
                <w:rFonts w:ascii="宋体" w:hAnsi="宋体" w:cs="Arial"/>
                <w:sz w:val="24"/>
                <w:szCs w:val="24"/>
              </w:rPr>
              <w:t>I</w:t>
            </w:r>
            <w:r>
              <w:rPr>
                <w:rFonts w:ascii="宋体" w:hAnsi="宋体" w:cs="Arial" w:hint="eastAsia"/>
                <w:sz w:val="24"/>
                <w:szCs w:val="24"/>
              </w:rPr>
              <w:t xml:space="preserve">nput </w:t>
            </w:r>
            <w:r>
              <w:rPr>
                <w:rFonts w:ascii="宋体" w:hAnsi="宋体" w:cs="Arial"/>
                <w:sz w:val="24"/>
                <w:szCs w:val="24"/>
              </w:rPr>
              <w:t>data channel</w:t>
            </w:r>
          </w:p>
        </w:tc>
      </w:tr>
      <w:tr w:rsidR="0046356E" w14:paraId="77FD8B4B" w14:textId="77777777" w:rsidTr="0046356E">
        <w:tc>
          <w:tcPr>
            <w:tcW w:w="4247" w:type="dxa"/>
          </w:tcPr>
          <w:p w14:paraId="47AAB539" w14:textId="3F9E6481" w:rsidR="0046356E" w:rsidRDefault="0046356E" w:rsidP="00D76ABB">
            <w:pPr>
              <w:pStyle w:val="a1"/>
              <w:spacing w:line="360" w:lineRule="auto"/>
              <w:ind w:firstLine="0"/>
              <w:rPr>
                <w:rFonts w:ascii="宋体" w:hAnsi="宋体" w:cs="Arial"/>
                <w:sz w:val="24"/>
                <w:szCs w:val="24"/>
              </w:rPr>
            </w:pPr>
            <w:r>
              <w:rPr>
                <w:rFonts w:ascii="宋体" w:hAnsi="宋体" w:cs="Arial"/>
                <w:sz w:val="24"/>
                <w:szCs w:val="24"/>
              </w:rPr>
              <w:t>w</w:t>
            </w:r>
            <w:r>
              <w:rPr>
                <w:rFonts w:ascii="宋体" w:hAnsi="宋体" w:cs="Arial" w:hint="eastAsia"/>
                <w:sz w:val="24"/>
                <w:szCs w:val="24"/>
              </w:rPr>
              <w:t>k</w:t>
            </w:r>
          </w:p>
        </w:tc>
        <w:tc>
          <w:tcPr>
            <w:tcW w:w="4247" w:type="dxa"/>
          </w:tcPr>
          <w:p w14:paraId="7AF7301C" w14:textId="527C8B50" w:rsidR="0046356E" w:rsidRDefault="0046356E" w:rsidP="0046356E">
            <w:pPr>
              <w:pStyle w:val="a1"/>
              <w:spacing w:line="360" w:lineRule="auto"/>
              <w:ind w:firstLine="0"/>
              <w:rPr>
                <w:rFonts w:ascii="宋体" w:hAnsi="宋体" w:cs="Arial"/>
                <w:sz w:val="24"/>
                <w:szCs w:val="24"/>
              </w:rPr>
            </w:pPr>
            <w:r>
              <w:rPr>
                <w:rFonts w:ascii="宋体" w:hAnsi="宋体" w:cs="Arial"/>
                <w:sz w:val="24"/>
                <w:szCs w:val="24"/>
              </w:rPr>
              <w:t>kernel</w:t>
            </w:r>
            <w:r>
              <w:rPr>
                <w:rFonts w:ascii="宋体" w:hAnsi="宋体" w:cs="Arial" w:hint="eastAsia"/>
                <w:sz w:val="24"/>
                <w:szCs w:val="24"/>
              </w:rPr>
              <w:t xml:space="preserve"> </w:t>
            </w:r>
            <w:r>
              <w:rPr>
                <w:rFonts w:ascii="宋体" w:hAnsi="宋体" w:cs="Arial"/>
                <w:sz w:val="24"/>
                <w:szCs w:val="24"/>
              </w:rPr>
              <w:t>weight</w:t>
            </w:r>
            <w:r w:rsidR="00BC1992">
              <w:rPr>
                <w:rFonts w:ascii="宋体" w:hAnsi="宋体" w:cs="Arial"/>
                <w:sz w:val="24"/>
                <w:szCs w:val="24"/>
              </w:rPr>
              <w:t xml:space="preserve"> = Kernel Size</w:t>
            </w:r>
          </w:p>
        </w:tc>
      </w:tr>
      <w:tr w:rsidR="0046356E" w14:paraId="209532C9" w14:textId="77777777" w:rsidTr="0046356E">
        <w:tc>
          <w:tcPr>
            <w:tcW w:w="4247" w:type="dxa"/>
          </w:tcPr>
          <w:p w14:paraId="54D5B674" w14:textId="3BFCA3A4" w:rsidR="0046356E" w:rsidRDefault="0046356E" w:rsidP="00D76ABB">
            <w:pPr>
              <w:pStyle w:val="a1"/>
              <w:spacing w:line="360" w:lineRule="auto"/>
              <w:ind w:firstLine="0"/>
              <w:rPr>
                <w:rFonts w:ascii="宋体" w:hAnsi="宋体" w:cs="Arial"/>
                <w:sz w:val="24"/>
                <w:szCs w:val="24"/>
              </w:rPr>
            </w:pPr>
            <w:r>
              <w:rPr>
                <w:rFonts w:ascii="宋体" w:hAnsi="宋体" w:cs="Arial"/>
                <w:sz w:val="24"/>
                <w:szCs w:val="24"/>
              </w:rPr>
              <w:t>c</w:t>
            </w:r>
            <w:r>
              <w:rPr>
                <w:rFonts w:ascii="宋体" w:hAnsi="宋体" w:cs="Arial" w:hint="eastAsia"/>
                <w:sz w:val="24"/>
                <w:szCs w:val="24"/>
              </w:rPr>
              <w:t>k</w:t>
            </w:r>
          </w:p>
        </w:tc>
        <w:tc>
          <w:tcPr>
            <w:tcW w:w="4247" w:type="dxa"/>
          </w:tcPr>
          <w:p w14:paraId="25C563DF" w14:textId="68A5F1E7" w:rsidR="0046356E" w:rsidRDefault="0046356E" w:rsidP="00D76ABB">
            <w:pPr>
              <w:pStyle w:val="a1"/>
              <w:spacing w:line="360" w:lineRule="auto"/>
              <w:ind w:firstLine="0"/>
              <w:rPr>
                <w:rFonts w:ascii="宋体" w:hAnsi="宋体" w:cs="Arial"/>
                <w:sz w:val="24"/>
                <w:szCs w:val="24"/>
              </w:rPr>
            </w:pPr>
            <w:r>
              <w:rPr>
                <w:rFonts w:ascii="宋体" w:hAnsi="宋体" w:cs="Arial"/>
                <w:sz w:val="24"/>
                <w:szCs w:val="24"/>
              </w:rPr>
              <w:t>K</w:t>
            </w:r>
            <w:r>
              <w:rPr>
                <w:rFonts w:ascii="宋体" w:hAnsi="宋体" w:cs="Arial" w:hint="eastAsia"/>
                <w:sz w:val="24"/>
                <w:szCs w:val="24"/>
              </w:rPr>
              <w:t xml:space="preserve">ernel </w:t>
            </w:r>
            <w:r>
              <w:rPr>
                <w:rFonts w:ascii="宋体" w:hAnsi="宋体" w:cs="Arial"/>
                <w:sz w:val="24"/>
                <w:szCs w:val="24"/>
              </w:rPr>
              <w:t>channel</w:t>
            </w:r>
          </w:p>
        </w:tc>
      </w:tr>
      <w:tr w:rsidR="0046356E" w14:paraId="0D75CE54" w14:textId="77777777" w:rsidTr="0046356E">
        <w:tc>
          <w:tcPr>
            <w:tcW w:w="4247" w:type="dxa"/>
          </w:tcPr>
          <w:p w14:paraId="16CA1B85" w14:textId="3F79DB59" w:rsidR="0046356E" w:rsidRDefault="0046356E" w:rsidP="00D76ABB">
            <w:pPr>
              <w:pStyle w:val="a1"/>
              <w:spacing w:line="360" w:lineRule="auto"/>
              <w:ind w:firstLine="0"/>
              <w:rPr>
                <w:rFonts w:ascii="宋体" w:hAnsi="宋体" w:cs="Arial"/>
                <w:sz w:val="24"/>
                <w:szCs w:val="24"/>
              </w:rPr>
            </w:pPr>
            <w:r>
              <w:rPr>
                <w:rFonts w:ascii="宋体" w:hAnsi="宋体" w:cs="Arial"/>
                <w:sz w:val="24"/>
                <w:szCs w:val="24"/>
              </w:rPr>
              <w:t>n</w:t>
            </w:r>
            <w:r>
              <w:rPr>
                <w:rFonts w:ascii="宋体" w:hAnsi="宋体" w:cs="Arial" w:hint="eastAsia"/>
                <w:sz w:val="24"/>
                <w:szCs w:val="24"/>
              </w:rPr>
              <w:t>k</w:t>
            </w:r>
          </w:p>
        </w:tc>
        <w:tc>
          <w:tcPr>
            <w:tcW w:w="4247" w:type="dxa"/>
          </w:tcPr>
          <w:p w14:paraId="628E7044" w14:textId="413E287F" w:rsidR="0046356E" w:rsidRDefault="0046356E" w:rsidP="00D76ABB">
            <w:pPr>
              <w:pStyle w:val="a1"/>
              <w:spacing w:line="360" w:lineRule="auto"/>
              <w:ind w:firstLine="0"/>
              <w:rPr>
                <w:rFonts w:ascii="宋体" w:hAnsi="宋体" w:cs="Arial"/>
                <w:sz w:val="24"/>
                <w:szCs w:val="24"/>
              </w:rPr>
            </w:pPr>
            <w:r>
              <w:rPr>
                <w:rFonts w:ascii="宋体" w:hAnsi="宋体" w:cs="Arial" w:hint="eastAsia"/>
                <w:sz w:val="24"/>
                <w:szCs w:val="24"/>
              </w:rPr>
              <w:t>Kernel number</w:t>
            </w:r>
          </w:p>
        </w:tc>
      </w:tr>
      <w:tr w:rsidR="0046356E" w14:paraId="3E7A2DEC" w14:textId="77777777" w:rsidTr="0046356E">
        <w:tc>
          <w:tcPr>
            <w:tcW w:w="4247" w:type="dxa"/>
          </w:tcPr>
          <w:p w14:paraId="7B791606" w14:textId="06E8059F" w:rsidR="0046356E" w:rsidRDefault="0046356E" w:rsidP="00D76ABB">
            <w:pPr>
              <w:pStyle w:val="a1"/>
              <w:spacing w:line="360" w:lineRule="auto"/>
              <w:ind w:firstLine="0"/>
              <w:rPr>
                <w:rFonts w:ascii="宋体" w:hAnsi="宋体" w:cs="Arial"/>
                <w:sz w:val="24"/>
                <w:szCs w:val="24"/>
              </w:rPr>
            </w:pPr>
            <w:r>
              <w:rPr>
                <w:rFonts w:ascii="宋体" w:hAnsi="宋体" w:cs="Arial"/>
                <w:sz w:val="24"/>
                <w:szCs w:val="24"/>
              </w:rPr>
              <w:t>h</w:t>
            </w:r>
            <w:r>
              <w:rPr>
                <w:rFonts w:ascii="宋体" w:hAnsi="宋体" w:cs="Arial" w:hint="eastAsia"/>
                <w:sz w:val="24"/>
                <w:szCs w:val="24"/>
              </w:rPr>
              <w:t>o</w:t>
            </w:r>
          </w:p>
        </w:tc>
        <w:tc>
          <w:tcPr>
            <w:tcW w:w="4247" w:type="dxa"/>
          </w:tcPr>
          <w:p w14:paraId="6F4ED625" w14:textId="08A47A77" w:rsidR="0046356E" w:rsidRDefault="0046356E" w:rsidP="00D76ABB">
            <w:pPr>
              <w:pStyle w:val="a1"/>
              <w:spacing w:line="360" w:lineRule="auto"/>
              <w:ind w:firstLine="0"/>
              <w:rPr>
                <w:rFonts w:ascii="宋体" w:hAnsi="宋体" w:cs="Arial"/>
                <w:sz w:val="24"/>
                <w:szCs w:val="24"/>
              </w:rPr>
            </w:pPr>
            <w:r>
              <w:rPr>
                <w:rFonts w:ascii="宋体" w:hAnsi="宋体" w:cs="Arial" w:hint="eastAsia"/>
                <w:sz w:val="24"/>
                <w:szCs w:val="24"/>
              </w:rPr>
              <w:t>Output data height</w:t>
            </w:r>
          </w:p>
        </w:tc>
      </w:tr>
      <w:tr w:rsidR="0046356E" w14:paraId="6D76D9D1" w14:textId="77777777" w:rsidTr="0046356E">
        <w:tc>
          <w:tcPr>
            <w:tcW w:w="4247" w:type="dxa"/>
          </w:tcPr>
          <w:p w14:paraId="75494582" w14:textId="54A6E053" w:rsidR="0046356E" w:rsidRDefault="0046356E" w:rsidP="00D76ABB">
            <w:pPr>
              <w:pStyle w:val="a1"/>
              <w:spacing w:line="360" w:lineRule="auto"/>
              <w:ind w:firstLine="0"/>
              <w:rPr>
                <w:rFonts w:ascii="宋体" w:hAnsi="宋体" w:cs="Arial"/>
                <w:sz w:val="24"/>
                <w:szCs w:val="24"/>
              </w:rPr>
            </w:pPr>
            <w:r>
              <w:rPr>
                <w:rFonts w:ascii="宋体" w:hAnsi="宋体" w:cs="Arial"/>
                <w:sz w:val="24"/>
                <w:szCs w:val="24"/>
              </w:rPr>
              <w:t>w</w:t>
            </w:r>
            <w:r>
              <w:rPr>
                <w:rFonts w:ascii="宋体" w:hAnsi="宋体" w:cs="Arial" w:hint="eastAsia"/>
                <w:sz w:val="24"/>
                <w:szCs w:val="24"/>
              </w:rPr>
              <w:t>o</w:t>
            </w:r>
          </w:p>
        </w:tc>
        <w:tc>
          <w:tcPr>
            <w:tcW w:w="4247" w:type="dxa"/>
          </w:tcPr>
          <w:p w14:paraId="16FC708F" w14:textId="28FAD10B" w:rsidR="0046356E" w:rsidRDefault="0046356E" w:rsidP="00D76ABB">
            <w:pPr>
              <w:pStyle w:val="a1"/>
              <w:spacing w:line="360" w:lineRule="auto"/>
              <w:ind w:firstLine="0"/>
              <w:rPr>
                <w:rFonts w:ascii="宋体" w:hAnsi="宋体" w:cs="Arial"/>
                <w:sz w:val="24"/>
                <w:szCs w:val="24"/>
              </w:rPr>
            </w:pPr>
            <w:r>
              <w:rPr>
                <w:rFonts w:ascii="宋体" w:hAnsi="宋体" w:cs="Arial" w:hint="eastAsia"/>
                <w:sz w:val="24"/>
                <w:szCs w:val="24"/>
              </w:rPr>
              <w:t>Output data weight</w:t>
            </w:r>
          </w:p>
        </w:tc>
      </w:tr>
      <w:tr w:rsidR="0046356E" w14:paraId="2A77CBEC" w14:textId="77777777" w:rsidTr="0046356E">
        <w:tc>
          <w:tcPr>
            <w:tcW w:w="4247" w:type="dxa"/>
          </w:tcPr>
          <w:p w14:paraId="768FABCC" w14:textId="50D6D53B" w:rsidR="0046356E" w:rsidRDefault="0046356E" w:rsidP="00D76ABB">
            <w:pPr>
              <w:pStyle w:val="a1"/>
              <w:spacing w:line="360" w:lineRule="auto"/>
              <w:ind w:firstLine="0"/>
              <w:rPr>
                <w:rFonts w:ascii="宋体" w:hAnsi="宋体" w:cs="Arial"/>
                <w:sz w:val="24"/>
                <w:szCs w:val="24"/>
              </w:rPr>
            </w:pPr>
            <w:r>
              <w:rPr>
                <w:rFonts w:ascii="宋体" w:hAnsi="宋体" w:cs="Arial" w:hint="eastAsia"/>
                <w:sz w:val="24"/>
                <w:szCs w:val="24"/>
              </w:rPr>
              <w:t>co</w:t>
            </w:r>
          </w:p>
        </w:tc>
        <w:tc>
          <w:tcPr>
            <w:tcW w:w="4247" w:type="dxa"/>
          </w:tcPr>
          <w:p w14:paraId="00BE9571" w14:textId="33AB7EFB" w:rsidR="0046356E" w:rsidRDefault="0046356E" w:rsidP="00D76ABB">
            <w:pPr>
              <w:pStyle w:val="a1"/>
              <w:spacing w:line="360" w:lineRule="auto"/>
              <w:ind w:firstLine="0"/>
              <w:rPr>
                <w:rFonts w:ascii="宋体" w:hAnsi="宋体" w:cs="Arial"/>
                <w:sz w:val="24"/>
                <w:szCs w:val="24"/>
              </w:rPr>
            </w:pPr>
            <w:r>
              <w:rPr>
                <w:rFonts w:ascii="宋体" w:hAnsi="宋体" w:cs="Arial" w:hint="eastAsia"/>
                <w:sz w:val="24"/>
                <w:szCs w:val="24"/>
              </w:rPr>
              <w:t>Output data channel</w:t>
            </w:r>
          </w:p>
        </w:tc>
      </w:tr>
    </w:tbl>
    <w:p w14:paraId="767F8796" w14:textId="77777777" w:rsidR="0046356E" w:rsidRDefault="0046356E" w:rsidP="00D76ABB">
      <w:pPr>
        <w:pStyle w:val="a1"/>
        <w:spacing w:line="360" w:lineRule="auto"/>
        <w:rPr>
          <w:rFonts w:ascii="宋体" w:hAnsi="宋体" w:cs="Arial"/>
          <w:sz w:val="24"/>
          <w:szCs w:val="24"/>
        </w:rPr>
      </w:pPr>
    </w:p>
    <w:p w14:paraId="691BD40E" w14:textId="26F404E0" w:rsidR="00F22CA8" w:rsidRDefault="0046356E" w:rsidP="00F22CA8">
      <w:pPr>
        <w:pStyle w:val="a1"/>
        <w:keepNext/>
        <w:spacing w:line="360" w:lineRule="auto"/>
        <w:jc w:val="center"/>
        <w:rPr>
          <w:rFonts w:ascii="宋体" w:hAnsi="宋体" w:cs="Arial"/>
          <w:sz w:val="24"/>
          <w:szCs w:val="24"/>
        </w:rPr>
      </w:pPr>
      <w:r>
        <w:object w:dxaOrig="20760" w:dyaOrig="6330" w14:anchorId="1639BD96">
          <v:shape id="_x0000_i1026" type="#_x0000_t75" style="width:424.5pt;height:129.5pt" o:ole="">
            <v:imagedata r:id="rId16" o:title=""/>
          </v:shape>
          <o:OLEObject Type="Embed" ProgID="Visio.Drawing.15" ShapeID="_x0000_i1026" DrawAspect="Content" ObjectID="_1583754586" r:id="rId17"/>
        </w:object>
      </w:r>
      <w:r w:rsidR="00F22CA8">
        <w:t xml:space="preserve">Figure </w:t>
      </w:r>
      <w:fldSimple w:instr=" SEQ Figure \* ARABIC ">
        <w:r w:rsidR="00F95512">
          <w:rPr>
            <w:noProof/>
          </w:rPr>
          <w:t>2</w:t>
        </w:r>
      </w:fldSimple>
      <w:r w:rsidR="00F22CA8">
        <w:t xml:space="preserve"> </w:t>
      </w:r>
      <w:r w:rsidR="00F22CA8">
        <w:rPr>
          <w:rFonts w:hint="eastAsia"/>
        </w:rPr>
        <w:t>卷积</w:t>
      </w:r>
      <w:r w:rsidR="00F22CA8">
        <w:t>结构</w:t>
      </w:r>
    </w:p>
    <w:p w14:paraId="6BA30DB3" w14:textId="2D85C21B" w:rsidR="00F22CA8" w:rsidRDefault="000F184C" w:rsidP="00D76ABB">
      <w:pPr>
        <w:pStyle w:val="a1"/>
        <w:spacing w:line="360" w:lineRule="auto"/>
        <w:rPr>
          <w:rFonts w:ascii="宋体" w:hAnsi="宋体" w:cs="Arial"/>
          <w:sz w:val="24"/>
          <w:szCs w:val="24"/>
        </w:rPr>
      </w:pPr>
      <w:r>
        <w:rPr>
          <w:rFonts w:ascii="宋体" w:hAnsi="宋体" w:cs="Arial" w:hint="eastAsia"/>
          <w:sz w:val="24"/>
          <w:szCs w:val="24"/>
        </w:rPr>
        <w:t>定义</w:t>
      </w:r>
      <w:r>
        <w:rPr>
          <w:rFonts w:ascii="宋体" w:hAnsi="宋体" w:cs="Arial"/>
          <w:sz w:val="24"/>
          <w:szCs w:val="24"/>
        </w:rPr>
        <w:t>w</w:t>
      </w:r>
      <w:r>
        <w:rPr>
          <w:rFonts w:ascii="宋体" w:hAnsi="宋体" w:cs="Arial" w:hint="eastAsia"/>
          <w:sz w:val="24"/>
          <w:szCs w:val="24"/>
        </w:rPr>
        <w:t>为</w:t>
      </w:r>
      <w:r>
        <w:rPr>
          <w:rFonts w:ascii="宋体" w:hAnsi="宋体" w:cs="Arial"/>
          <w:sz w:val="24"/>
          <w:szCs w:val="24"/>
        </w:rPr>
        <w:t>x</w:t>
      </w:r>
      <w:r>
        <w:rPr>
          <w:rFonts w:ascii="宋体" w:hAnsi="宋体" w:cs="Arial" w:hint="eastAsia"/>
          <w:sz w:val="24"/>
          <w:szCs w:val="24"/>
        </w:rPr>
        <w:t>轴</w:t>
      </w:r>
      <w:r>
        <w:rPr>
          <w:rFonts w:ascii="宋体" w:hAnsi="宋体" w:cs="Arial"/>
          <w:sz w:val="24"/>
          <w:szCs w:val="24"/>
        </w:rPr>
        <w:t>方向，h为y</w:t>
      </w:r>
      <w:r>
        <w:rPr>
          <w:rFonts w:ascii="宋体" w:hAnsi="宋体" w:cs="Arial" w:hint="eastAsia"/>
          <w:sz w:val="24"/>
          <w:szCs w:val="24"/>
        </w:rPr>
        <w:t>轴</w:t>
      </w:r>
      <w:r>
        <w:rPr>
          <w:rFonts w:ascii="宋体" w:hAnsi="宋体" w:cs="Arial"/>
          <w:sz w:val="24"/>
          <w:szCs w:val="24"/>
        </w:rPr>
        <w:t>方向</w:t>
      </w:r>
      <w:r>
        <w:rPr>
          <w:rFonts w:ascii="宋体" w:hAnsi="宋体" w:cs="Arial" w:hint="eastAsia"/>
          <w:sz w:val="24"/>
          <w:szCs w:val="24"/>
        </w:rPr>
        <w:t>，</w:t>
      </w:r>
      <w:r>
        <w:rPr>
          <w:rFonts w:ascii="宋体" w:hAnsi="宋体" w:cs="Arial"/>
          <w:sz w:val="24"/>
          <w:szCs w:val="24"/>
        </w:rPr>
        <w:t>c</w:t>
      </w:r>
      <w:r>
        <w:rPr>
          <w:rFonts w:ascii="宋体" w:hAnsi="宋体" w:cs="Arial" w:hint="eastAsia"/>
          <w:sz w:val="24"/>
          <w:szCs w:val="24"/>
        </w:rPr>
        <w:t>为</w:t>
      </w:r>
      <w:r>
        <w:rPr>
          <w:rFonts w:ascii="宋体" w:hAnsi="宋体" w:cs="Arial"/>
          <w:sz w:val="24"/>
          <w:szCs w:val="24"/>
        </w:rPr>
        <w:t>z</w:t>
      </w:r>
      <w:r>
        <w:rPr>
          <w:rFonts w:ascii="宋体" w:hAnsi="宋体" w:cs="Arial" w:hint="eastAsia"/>
          <w:sz w:val="24"/>
          <w:szCs w:val="24"/>
        </w:rPr>
        <w:t>轴</w:t>
      </w:r>
      <w:r>
        <w:rPr>
          <w:rFonts w:ascii="宋体" w:hAnsi="宋体" w:cs="Arial"/>
          <w:sz w:val="24"/>
          <w:szCs w:val="24"/>
        </w:rPr>
        <w:t>方向。</w:t>
      </w:r>
      <w:r w:rsidR="003F412C">
        <w:rPr>
          <w:rFonts w:ascii="宋体" w:hAnsi="宋体" w:cs="Arial"/>
          <w:sz w:val="24"/>
          <w:szCs w:val="24"/>
        </w:rPr>
        <w:t>x</w:t>
      </w:r>
      <w:r w:rsidR="003F412C">
        <w:rPr>
          <w:rFonts w:ascii="宋体" w:hAnsi="宋体" w:cs="Arial" w:hint="eastAsia"/>
          <w:sz w:val="24"/>
          <w:szCs w:val="24"/>
        </w:rPr>
        <w:t>,</w:t>
      </w:r>
      <w:r w:rsidR="003F412C">
        <w:rPr>
          <w:rFonts w:ascii="宋体" w:hAnsi="宋体" w:cs="Arial"/>
          <w:sz w:val="24"/>
          <w:szCs w:val="24"/>
        </w:rPr>
        <w:t>y,z</w:t>
      </w:r>
      <w:r w:rsidR="003F412C">
        <w:rPr>
          <w:rFonts w:ascii="宋体" w:hAnsi="宋体" w:cs="Arial" w:hint="eastAsia"/>
          <w:sz w:val="24"/>
          <w:szCs w:val="24"/>
        </w:rPr>
        <w:t>可以</w:t>
      </w:r>
      <w:r w:rsidR="003F412C">
        <w:rPr>
          <w:rFonts w:ascii="宋体" w:hAnsi="宋体" w:cs="Arial"/>
          <w:sz w:val="24"/>
          <w:szCs w:val="24"/>
        </w:rPr>
        <w:t>表达</w:t>
      </w:r>
      <w:r w:rsidR="003F412C">
        <w:rPr>
          <w:rFonts w:ascii="宋体" w:hAnsi="宋体" w:cs="Arial" w:hint="eastAsia"/>
          <w:sz w:val="24"/>
          <w:szCs w:val="24"/>
        </w:rPr>
        <w:t>3</w:t>
      </w:r>
      <w:r w:rsidR="003F412C">
        <w:rPr>
          <w:rFonts w:ascii="宋体" w:hAnsi="宋体" w:cs="Arial"/>
          <w:sz w:val="24"/>
          <w:szCs w:val="24"/>
        </w:rPr>
        <w:t>D IFMAP和OFMAP，增加n表示Kernel的个数方向，即</w:t>
      </w:r>
      <w:r w:rsidR="003F412C">
        <w:rPr>
          <w:rFonts w:ascii="宋体" w:hAnsi="宋体" w:cs="Arial" w:hint="eastAsia"/>
          <w:sz w:val="24"/>
          <w:szCs w:val="24"/>
        </w:rPr>
        <w:t>x,y,z，</w:t>
      </w:r>
      <w:r w:rsidR="003F412C">
        <w:rPr>
          <w:rFonts w:ascii="宋体" w:hAnsi="宋体" w:cs="Arial"/>
          <w:sz w:val="24"/>
          <w:szCs w:val="24"/>
        </w:rPr>
        <w:t>n</w:t>
      </w:r>
      <w:r w:rsidR="003F412C">
        <w:rPr>
          <w:rFonts w:ascii="宋体" w:hAnsi="宋体" w:cs="Arial" w:hint="eastAsia"/>
          <w:sz w:val="24"/>
          <w:szCs w:val="24"/>
        </w:rPr>
        <w:t>表达</w:t>
      </w:r>
      <w:r w:rsidR="003F412C">
        <w:rPr>
          <w:rFonts w:ascii="宋体" w:hAnsi="宋体" w:cs="Arial"/>
          <w:sz w:val="24"/>
          <w:szCs w:val="24"/>
        </w:rPr>
        <w:t>完整</w:t>
      </w:r>
      <w:r w:rsidR="003F412C">
        <w:rPr>
          <w:rFonts w:ascii="宋体" w:hAnsi="宋体" w:cs="Arial" w:hint="eastAsia"/>
          <w:sz w:val="24"/>
          <w:szCs w:val="24"/>
        </w:rPr>
        <w:t>4</w:t>
      </w:r>
      <w:r w:rsidR="003F412C">
        <w:rPr>
          <w:rFonts w:ascii="宋体" w:hAnsi="宋体" w:cs="Arial"/>
          <w:sz w:val="24"/>
          <w:szCs w:val="24"/>
        </w:rPr>
        <w:t>D Kernel。</w:t>
      </w:r>
    </w:p>
    <w:p w14:paraId="050D3354" w14:textId="5A54EDF9" w:rsidR="00D97F23" w:rsidRPr="00D97F23" w:rsidRDefault="00B52DCC" w:rsidP="00D97F23">
      <w:pPr>
        <w:pStyle w:val="2"/>
      </w:pPr>
      <w:r>
        <w:rPr>
          <w:rFonts w:hint="eastAsia"/>
        </w:rPr>
        <w:t>总体</w:t>
      </w:r>
      <w:r>
        <w:t>框架</w:t>
      </w:r>
    </w:p>
    <w:p w14:paraId="7D98848E" w14:textId="28E8491D" w:rsidR="005B2A7D" w:rsidRDefault="00042535" w:rsidP="005B2A7D">
      <w:pPr>
        <w:pStyle w:val="a1"/>
        <w:keepNext/>
        <w:spacing w:line="360" w:lineRule="auto"/>
        <w:ind w:firstLine="0"/>
      </w:pPr>
      <w:r>
        <w:object w:dxaOrig="15990" w:dyaOrig="8446" w14:anchorId="13A17B94">
          <v:shape id="_x0000_i1027" type="#_x0000_t75" style="width:424.5pt;height:224pt" o:ole="">
            <v:imagedata r:id="rId18" o:title=""/>
          </v:shape>
          <o:OLEObject Type="Embed" ProgID="Visio.Drawing.15" ShapeID="_x0000_i1027" DrawAspect="Content" ObjectID="_1583754587" r:id="rId19"/>
        </w:object>
      </w:r>
    </w:p>
    <w:p w14:paraId="6676D8EF" w14:textId="641A0821" w:rsidR="00D97F23" w:rsidRDefault="005B2A7D" w:rsidP="005B2A7D">
      <w:pPr>
        <w:pStyle w:val="ab"/>
        <w:jc w:val="center"/>
        <w:rPr>
          <w:rFonts w:ascii="宋体" w:hAnsi="宋体"/>
          <w:sz w:val="24"/>
          <w:szCs w:val="24"/>
        </w:rPr>
      </w:pPr>
      <w:r>
        <w:t xml:space="preserve">Figure </w:t>
      </w:r>
      <w:fldSimple w:instr=" SEQ Figure \* ARABIC ">
        <w:r w:rsidR="00F95512">
          <w:rPr>
            <w:noProof/>
          </w:rPr>
          <w:t>3</w:t>
        </w:r>
      </w:fldSimple>
      <w:r>
        <w:t xml:space="preserve"> FPGA</w:t>
      </w:r>
      <w:r>
        <w:t>总体框图</w:t>
      </w:r>
    </w:p>
    <w:p w14:paraId="786D243C" w14:textId="699A21F7" w:rsidR="004F44D9" w:rsidRDefault="00F255D3" w:rsidP="004F44D9">
      <w:pPr>
        <w:pStyle w:val="3"/>
      </w:pPr>
      <w:r>
        <w:t>C</w:t>
      </w:r>
      <w:r w:rsidR="00FF1685">
        <w:t>onv</w:t>
      </w:r>
      <w:r>
        <w:t xml:space="preserve"> Controller</w:t>
      </w:r>
    </w:p>
    <w:p w14:paraId="052BD1BC" w14:textId="61B4DAE5" w:rsidR="00FF1685" w:rsidRDefault="00FF1685" w:rsidP="00FF1685">
      <w:pPr>
        <w:pStyle w:val="a1"/>
      </w:pPr>
      <w:r>
        <w:rPr>
          <w:rFonts w:hint="eastAsia"/>
        </w:rPr>
        <w:t>Cov Ctl</w:t>
      </w:r>
      <w:r>
        <w:rPr>
          <w:rFonts w:hint="eastAsia"/>
        </w:rPr>
        <w:t>负责和</w:t>
      </w:r>
      <w:r>
        <w:t>ARM</w:t>
      </w:r>
      <w:r>
        <w:t>交互，</w:t>
      </w:r>
      <w:r>
        <w:rPr>
          <w:rFonts w:hint="eastAsia"/>
        </w:rPr>
        <w:t>启动卷积各</w:t>
      </w:r>
      <w:r>
        <w:t>模块，统计各模块的状态。</w:t>
      </w:r>
    </w:p>
    <w:p w14:paraId="0E1402B8" w14:textId="5DDFC970" w:rsidR="00D902DC" w:rsidRDefault="00FF1685" w:rsidP="00FF1685">
      <w:pPr>
        <w:pStyle w:val="a1"/>
      </w:pPr>
      <w:r>
        <w:rPr>
          <w:rFonts w:hint="eastAsia"/>
        </w:rPr>
        <w:t>卷积</w:t>
      </w:r>
      <w:r>
        <w:t>开始后，启动</w:t>
      </w:r>
      <w:r>
        <w:rPr>
          <w:rFonts w:hint="eastAsia"/>
        </w:rPr>
        <w:t>看门狗</w:t>
      </w:r>
      <w:r>
        <w:t>计数，如果超时，复位整个卷积模块并通知</w:t>
      </w:r>
      <w:r>
        <w:t>ARM</w:t>
      </w:r>
      <w:r>
        <w:rPr>
          <w:rFonts w:hint="eastAsia"/>
        </w:rPr>
        <w:t>。</w:t>
      </w:r>
    </w:p>
    <w:p w14:paraId="0B985151" w14:textId="6E4C436E" w:rsidR="00F255D3" w:rsidRDefault="00F255D3" w:rsidP="00D902DC">
      <w:pPr>
        <w:pStyle w:val="a1"/>
      </w:pPr>
      <w:r>
        <w:rPr>
          <w:rFonts w:hint="eastAsia"/>
        </w:rPr>
        <w:t>每一层</w:t>
      </w:r>
      <w:r>
        <w:t>卷积的参数，由</w:t>
      </w:r>
      <w:r>
        <w:t>ARM</w:t>
      </w:r>
      <w:r>
        <w:t>通过寄存器配置到</w:t>
      </w:r>
      <w:r w:rsidR="00FF1685">
        <w:rPr>
          <w:rFonts w:hint="eastAsia"/>
        </w:rPr>
        <w:t>和</w:t>
      </w:r>
      <w:r w:rsidR="00FF1685">
        <w:t>Conv</w:t>
      </w:r>
      <w:r>
        <w:t xml:space="preserve"> Controller</w:t>
      </w:r>
      <w:r w:rsidR="00FF1685">
        <w:rPr>
          <w:rFonts w:hint="eastAsia"/>
        </w:rPr>
        <w:t>交互的</w:t>
      </w:r>
      <w:r w:rsidR="00FF1685">
        <w:t>RAM</w:t>
      </w:r>
      <w:r w:rsidR="00FF1685">
        <w:t>中</w:t>
      </w:r>
      <w:r>
        <w:t>。</w:t>
      </w:r>
    </w:p>
    <w:p w14:paraId="13335F5F" w14:textId="38B16F5B" w:rsidR="00042535" w:rsidRDefault="00042535" w:rsidP="00042535">
      <w:pPr>
        <w:pStyle w:val="3"/>
      </w:pPr>
      <w:r>
        <w:t>FC Controller</w:t>
      </w:r>
    </w:p>
    <w:p w14:paraId="34DE747D" w14:textId="4233C343" w:rsidR="00042535" w:rsidRDefault="00042535" w:rsidP="00042535">
      <w:pPr>
        <w:pStyle w:val="a1"/>
      </w:pPr>
      <w:r>
        <w:t>FC</w:t>
      </w:r>
      <w:r>
        <w:rPr>
          <w:rFonts w:hint="eastAsia"/>
        </w:rPr>
        <w:t xml:space="preserve"> Ctl</w:t>
      </w:r>
      <w:r>
        <w:rPr>
          <w:rFonts w:hint="eastAsia"/>
        </w:rPr>
        <w:t>负责和</w:t>
      </w:r>
      <w:r>
        <w:t>ARM</w:t>
      </w:r>
      <w:r>
        <w:t>交互，</w:t>
      </w:r>
      <w:r>
        <w:rPr>
          <w:rFonts w:hint="eastAsia"/>
        </w:rPr>
        <w:t>启动全连接各</w:t>
      </w:r>
      <w:r>
        <w:t>模块，统计各模块的状态。</w:t>
      </w:r>
    </w:p>
    <w:p w14:paraId="5527A2FF" w14:textId="07EB98F9" w:rsidR="00042535" w:rsidRDefault="00042535" w:rsidP="00042535">
      <w:pPr>
        <w:pStyle w:val="a1"/>
      </w:pPr>
      <w:r>
        <w:rPr>
          <w:rFonts w:hint="eastAsia"/>
        </w:rPr>
        <w:t>卷积</w:t>
      </w:r>
      <w:r>
        <w:t>开始后，启动</w:t>
      </w:r>
      <w:r>
        <w:rPr>
          <w:rFonts w:hint="eastAsia"/>
        </w:rPr>
        <w:t>看门狗</w:t>
      </w:r>
      <w:r>
        <w:t>计数，如果超时，复位整个</w:t>
      </w:r>
      <w:r>
        <w:rPr>
          <w:rFonts w:hint="eastAsia"/>
        </w:rPr>
        <w:t>全连接</w:t>
      </w:r>
      <w:r>
        <w:t>模块并通知</w:t>
      </w:r>
      <w:r>
        <w:t>ARM</w:t>
      </w:r>
      <w:r>
        <w:rPr>
          <w:rFonts w:hint="eastAsia"/>
        </w:rPr>
        <w:t>。</w:t>
      </w:r>
    </w:p>
    <w:p w14:paraId="6CA4E454" w14:textId="7622E6F6" w:rsidR="00042535" w:rsidRPr="00D902DC" w:rsidRDefault="00042535" w:rsidP="00042535">
      <w:pPr>
        <w:pStyle w:val="a1"/>
      </w:pPr>
      <w:r>
        <w:rPr>
          <w:rFonts w:hint="eastAsia"/>
        </w:rPr>
        <w:t>每一层</w:t>
      </w:r>
      <w:r>
        <w:t>卷积的参数，由</w:t>
      </w:r>
      <w:r>
        <w:t>ARM</w:t>
      </w:r>
      <w:r>
        <w:t>通过寄存器配置到</w:t>
      </w:r>
      <w:r>
        <w:rPr>
          <w:rFonts w:hint="eastAsia"/>
        </w:rPr>
        <w:t>和</w:t>
      </w:r>
      <w:r>
        <w:t>FC Controller</w:t>
      </w:r>
      <w:r>
        <w:rPr>
          <w:rFonts w:hint="eastAsia"/>
        </w:rPr>
        <w:t>交互的</w:t>
      </w:r>
      <w:r>
        <w:t>RAM</w:t>
      </w:r>
      <w:r>
        <w:t>中。</w:t>
      </w:r>
    </w:p>
    <w:p w14:paraId="013A1DB0" w14:textId="3A5BCB42" w:rsidR="00042535" w:rsidRDefault="00042535" w:rsidP="00042535">
      <w:pPr>
        <w:pStyle w:val="3"/>
      </w:pPr>
      <w:r>
        <w:lastRenderedPageBreak/>
        <w:t>ARM</w:t>
      </w:r>
    </w:p>
    <w:p w14:paraId="0425D4A7" w14:textId="35493E0A" w:rsidR="00042535" w:rsidRDefault="00042535" w:rsidP="00042535">
      <w:pPr>
        <w:pStyle w:val="a1"/>
      </w:pPr>
      <w:r>
        <w:rPr>
          <w:rFonts w:hint="eastAsia"/>
        </w:rPr>
        <w:t>ARM</w:t>
      </w:r>
      <w:r>
        <w:rPr>
          <w:rFonts w:hint="eastAsia"/>
        </w:rPr>
        <w:t>负责</w:t>
      </w:r>
      <w:r>
        <w:t>接收图像数据，并进行预处理，把结果通过</w:t>
      </w:r>
      <w:r>
        <w:t>DMA</w:t>
      </w:r>
      <w:r>
        <w:t>传输到</w:t>
      </w:r>
      <w:r>
        <w:t>FPGA</w:t>
      </w:r>
      <w:r>
        <w:t>侧</w:t>
      </w:r>
      <w:r>
        <w:t>DDR</w:t>
      </w:r>
      <w:r>
        <w:t>中。</w:t>
      </w:r>
    </w:p>
    <w:p w14:paraId="55DDD428" w14:textId="0E7C3D0B" w:rsidR="00042535" w:rsidRPr="00042535" w:rsidRDefault="00042535" w:rsidP="00042535">
      <w:pPr>
        <w:pStyle w:val="a1"/>
      </w:pPr>
      <w:r>
        <w:rPr>
          <w:rFonts w:hint="eastAsia"/>
        </w:rPr>
        <w:t>算法</w:t>
      </w:r>
      <w:r>
        <w:t>中部分</w:t>
      </w:r>
      <w:r>
        <w:rPr>
          <w:rFonts w:hint="eastAsia"/>
        </w:rPr>
        <w:t>重</w:t>
      </w:r>
      <w:r>
        <w:t>逻辑判断的处理需要</w:t>
      </w:r>
      <w:r>
        <w:t>ARM</w:t>
      </w:r>
      <w:r>
        <w:t>来完成，比如</w:t>
      </w:r>
      <w:r>
        <w:t>RPN</w:t>
      </w:r>
      <w:r>
        <w:t>，</w:t>
      </w:r>
      <w:r>
        <w:t>softmax</w:t>
      </w:r>
      <w:r>
        <w:t>等。</w:t>
      </w:r>
    </w:p>
    <w:p w14:paraId="73C2CCB0" w14:textId="50F03D2F" w:rsidR="00042535" w:rsidRPr="00042535" w:rsidRDefault="00042535" w:rsidP="00D902DC">
      <w:pPr>
        <w:pStyle w:val="a1"/>
      </w:pPr>
      <w:r>
        <w:rPr>
          <w:rFonts w:hint="eastAsia"/>
        </w:rPr>
        <w:t>Conv</w:t>
      </w:r>
      <w:r>
        <w:t>和</w:t>
      </w:r>
      <w:r>
        <w:t>FC</w:t>
      </w:r>
      <w:r>
        <w:t>加速器作为从设备，由</w:t>
      </w:r>
      <w:r>
        <w:t>ARM</w:t>
      </w:r>
      <w:r>
        <w:t>来进行调度，并监控工作状态，读取计算的结果。</w:t>
      </w:r>
    </w:p>
    <w:p w14:paraId="5ECE3DCE" w14:textId="35027236" w:rsidR="00906AD5" w:rsidRDefault="00906AD5" w:rsidP="00906AD5">
      <w:pPr>
        <w:pStyle w:val="4"/>
      </w:pPr>
    </w:p>
    <w:p w14:paraId="31127032" w14:textId="513583D4" w:rsidR="002F587C" w:rsidRDefault="002E21CF" w:rsidP="008C15C8">
      <w:pPr>
        <w:pStyle w:val="2"/>
      </w:pPr>
      <w:bookmarkStart w:id="112" w:name="_Toc495937243"/>
      <w:r>
        <w:t>C</w:t>
      </w:r>
      <w:r w:rsidR="00042535">
        <w:t>ONV</w:t>
      </w:r>
      <w:r w:rsidR="00C252A6">
        <w:rPr>
          <w:rFonts w:hint="eastAsia"/>
        </w:rPr>
        <w:t>架构</w:t>
      </w:r>
      <w:r w:rsidR="001224CD">
        <w:rPr>
          <w:rFonts w:hint="eastAsia"/>
        </w:rPr>
        <w:t>设计</w:t>
      </w:r>
      <w:bookmarkEnd w:id="112"/>
    </w:p>
    <w:p w14:paraId="2B670814" w14:textId="6E8BD07D" w:rsidR="00B67C67" w:rsidRDefault="00042535" w:rsidP="00B67C67">
      <w:pPr>
        <w:pStyle w:val="3"/>
      </w:pPr>
      <w:bookmarkStart w:id="113" w:name="_Toc495937244"/>
      <w:r>
        <w:t>CONV</w:t>
      </w:r>
      <w:r w:rsidR="00B67C67">
        <w:t>卷积加速总体框图</w:t>
      </w:r>
      <w:bookmarkEnd w:id="113"/>
    </w:p>
    <w:p w14:paraId="2AADBFE8" w14:textId="3E15BCA3" w:rsidR="00B67C67" w:rsidRDefault="00B67C67" w:rsidP="00B67C67">
      <w:pPr>
        <w:pStyle w:val="a1"/>
      </w:pPr>
      <w:r>
        <w:rPr>
          <w:rFonts w:hint="eastAsia"/>
        </w:rPr>
        <w:t>每个</w:t>
      </w:r>
      <w:r>
        <w:t>CE</w:t>
      </w:r>
      <w:r>
        <w:t>处理</w:t>
      </w:r>
      <w:r w:rsidR="00042535">
        <w:t>4</w:t>
      </w:r>
      <w:r>
        <w:rPr>
          <w:rFonts w:hint="eastAsia"/>
        </w:rPr>
        <w:t>个</w:t>
      </w:r>
      <w:r>
        <w:t>input channel</w:t>
      </w:r>
      <w:r>
        <w:t>数据，同时计算多个</w:t>
      </w:r>
      <w:r>
        <w:t>Kernel</w:t>
      </w:r>
      <w:r>
        <w:rPr>
          <w:rFonts w:hint="eastAsia"/>
        </w:rPr>
        <w:t>。为</w:t>
      </w:r>
      <w:r>
        <w:t>减少</w:t>
      </w:r>
      <w:r>
        <w:t>DDR</w:t>
      </w:r>
      <w:r>
        <w:t>访问带宽，</w:t>
      </w:r>
      <w:r w:rsidR="00042535">
        <w:rPr>
          <w:rFonts w:hint="eastAsia"/>
        </w:rPr>
        <w:t>多个</w:t>
      </w:r>
      <w:r>
        <w:t>CE</w:t>
      </w:r>
      <w:r>
        <w:rPr>
          <w:rFonts w:hint="eastAsia"/>
        </w:rPr>
        <w:t>共享</w:t>
      </w:r>
      <w:r>
        <w:rPr>
          <w:rFonts w:hint="eastAsia"/>
        </w:rPr>
        <w:t>Input</w:t>
      </w:r>
      <w:r>
        <w:t>数据，即增加</w:t>
      </w:r>
      <w:r>
        <w:t>CE</w:t>
      </w:r>
      <w:r>
        <w:t>数量</w:t>
      </w:r>
      <w:r w:rsidR="00042535">
        <w:rPr>
          <w:rFonts w:hint="eastAsia"/>
        </w:rPr>
        <w:t>，</w:t>
      </w:r>
      <w:r w:rsidR="00042535">
        <w:t>复用</w:t>
      </w:r>
      <w:r w:rsidR="00042535">
        <w:t>Input</w:t>
      </w:r>
      <w:r w:rsidR="00042535">
        <w:t>数据，</w:t>
      </w:r>
      <w:r>
        <w:t>可以</w:t>
      </w:r>
      <w:r>
        <w:rPr>
          <w:rFonts w:hint="eastAsia"/>
        </w:rPr>
        <w:t>同时</w:t>
      </w:r>
      <w:r>
        <w:t>计算多个</w:t>
      </w:r>
      <w:r>
        <w:t>Kernel</w:t>
      </w:r>
      <w:r>
        <w:rPr>
          <w:rFonts w:hint="eastAsia"/>
        </w:rPr>
        <w:t>，</w:t>
      </w:r>
      <w:r>
        <w:t>加快</w:t>
      </w:r>
      <w:r>
        <w:t>Kernel</w:t>
      </w:r>
      <w:r>
        <w:rPr>
          <w:rFonts w:hint="eastAsia"/>
        </w:rPr>
        <w:t>的</w:t>
      </w:r>
      <w:r>
        <w:t>遍历。</w:t>
      </w:r>
    </w:p>
    <w:p w14:paraId="66A7FC8C" w14:textId="77777777" w:rsidR="00B67C67" w:rsidRDefault="00B67C67" w:rsidP="00B67C67">
      <w:pPr>
        <w:pStyle w:val="a1"/>
      </w:pPr>
      <w:r>
        <w:rPr>
          <w:rFonts w:hint="eastAsia"/>
        </w:rPr>
        <w:t>CE</w:t>
      </w:r>
      <w:r>
        <w:t>输出的数据缓存在</w:t>
      </w:r>
      <w:r w:rsidR="00586BB0">
        <w:t>OFMAP</w:t>
      </w:r>
      <w:r>
        <w:t xml:space="preserve"> Buffer</w:t>
      </w:r>
      <w:r>
        <w:t>，</w:t>
      </w:r>
      <w:r>
        <w:rPr>
          <w:rFonts w:hint="eastAsia"/>
        </w:rPr>
        <w:t>还需要</w:t>
      </w:r>
      <w:r>
        <w:t>读取出来进行</w:t>
      </w:r>
      <w:r>
        <w:t>Psum</w:t>
      </w:r>
      <w:r>
        <w:t>的计算</w:t>
      </w:r>
      <w:r>
        <w:rPr>
          <w:rFonts w:hint="eastAsia"/>
        </w:rPr>
        <w:t>，</w:t>
      </w:r>
      <w:r>
        <w:t>计算完成的数据</w:t>
      </w:r>
      <w:r>
        <w:rPr>
          <w:rFonts w:hint="eastAsia"/>
        </w:rPr>
        <w:t>进行</w:t>
      </w:r>
      <w:r>
        <w:t>Batch Norm</w:t>
      </w:r>
      <w:r>
        <w:rPr>
          <w:rFonts w:hint="eastAsia"/>
        </w:rPr>
        <w:t>、</w:t>
      </w:r>
      <w:r>
        <w:t>relu</w:t>
      </w:r>
      <w:r>
        <w:t>、</w:t>
      </w:r>
      <w:r>
        <w:t>Pooling</w:t>
      </w:r>
      <w:r>
        <w:t>的计算，完成后输出到</w:t>
      </w:r>
      <w:r>
        <w:t>DDR</w:t>
      </w:r>
      <w:r>
        <w:rPr>
          <w:rFonts w:hint="eastAsia"/>
        </w:rPr>
        <w:t>。</w:t>
      </w:r>
    </w:p>
    <w:p w14:paraId="55907BD2" w14:textId="77777777" w:rsidR="00CC7444" w:rsidRPr="00B67C67" w:rsidRDefault="00CC7444" w:rsidP="00B67C67">
      <w:pPr>
        <w:pStyle w:val="a1"/>
      </w:pPr>
      <w:r>
        <w:rPr>
          <w:rFonts w:hint="eastAsia"/>
        </w:rPr>
        <w:t>由于</w:t>
      </w:r>
      <w:r>
        <w:t>relu</w:t>
      </w:r>
      <w:r>
        <w:t>计算后，有大量的数据是</w:t>
      </w:r>
      <w:r>
        <w:rPr>
          <w:rFonts w:hint="eastAsia"/>
        </w:rPr>
        <w:t>0</w:t>
      </w:r>
      <w:r>
        <w:rPr>
          <w:rFonts w:hint="eastAsia"/>
        </w:rPr>
        <w:t>数据</w:t>
      </w:r>
      <w:r>
        <w:t>，进行</w:t>
      </w:r>
      <w:r>
        <w:t>RLC</w:t>
      </w:r>
      <w:r>
        <w:t>编码</w:t>
      </w:r>
      <w:r>
        <w:rPr>
          <w:rFonts w:hint="eastAsia"/>
        </w:rPr>
        <w:t>后</w:t>
      </w:r>
      <w:r>
        <w:t>，存储数据空间会减少，可以有效节省数据传输带宽。此</w:t>
      </w:r>
      <w:r>
        <w:rPr>
          <w:rFonts w:hint="eastAsia"/>
        </w:rPr>
        <w:t>功能</w:t>
      </w:r>
      <w:r>
        <w:t>可以作为第二期工程来进行优化。</w:t>
      </w:r>
    </w:p>
    <w:p w14:paraId="2A2B9A6C" w14:textId="44E605F0" w:rsidR="00F31F0B" w:rsidRDefault="000F184C" w:rsidP="00F31F0B">
      <w:pPr>
        <w:pStyle w:val="a1"/>
        <w:keepNext/>
        <w:ind w:firstLine="0"/>
        <w:jc w:val="center"/>
      </w:pPr>
      <w:r>
        <w:object w:dxaOrig="25305" w:dyaOrig="5302" w14:anchorId="6922B0AA">
          <v:shape id="_x0000_i1028" type="#_x0000_t75" style="width:425pt;height:89pt" o:ole="">
            <v:imagedata r:id="rId20" o:title=""/>
          </v:shape>
          <o:OLEObject Type="Embed" ProgID="Visio.Drawing.15" ShapeID="_x0000_i1028" DrawAspect="Content" ObjectID="_1583754588" r:id="rId21"/>
        </w:object>
      </w:r>
    </w:p>
    <w:p w14:paraId="22EB15E3" w14:textId="0D2C0AB3" w:rsidR="00B67C67" w:rsidRDefault="00F31F0B" w:rsidP="00F31F0B">
      <w:pPr>
        <w:pStyle w:val="ab"/>
        <w:jc w:val="center"/>
      </w:pPr>
      <w:r>
        <w:t xml:space="preserve">Figure </w:t>
      </w:r>
      <w:fldSimple w:instr=" SEQ Figure \* ARABIC ">
        <w:r w:rsidR="00F95512">
          <w:rPr>
            <w:noProof/>
          </w:rPr>
          <w:t>12</w:t>
        </w:r>
      </w:fldSimple>
      <w:r>
        <w:t xml:space="preserve"> CNN</w:t>
      </w:r>
      <w:r>
        <w:t>卷积加速器</w:t>
      </w:r>
    </w:p>
    <w:p w14:paraId="2FB35CD7" w14:textId="77777777" w:rsidR="00C93118" w:rsidRDefault="00C93118" w:rsidP="00C93118">
      <w:pPr>
        <w:pStyle w:val="a1"/>
      </w:pPr>
      <w:r>
        <w:rPr>
          <w:rFonts w:hint="eastAsia"/>
        </w:rPr>
        <w:t>每一个</w:t>
      </w:r>
      <w:r>
        <w:rPr>
          <w:rFonts w:hint="eastAsia"/>
        </w:rPr>
        <w:t>CE</w:t>
      </w:r>
      <w:r>
        <w:t>可以配置成</w:t>
      </w:r>
      <w:r>
        <w:rPr>
          <w:rFonts w:hint="eastAsia"/>
        </w:rPr>
        <w:t>3x3,5x5,7x7</w:t>
      </w:r>
      <w:r>
        <w:rPr>
          <w:rFonts w:hint="eastAsia"/>
        </w:rPr>
        <w:t>的卷积</w:t>
      </w:r>
      <w:r>
        <w:t>计算</w:t>
      </w:r>
      <w:r>
        <w:rPr>
          <w:rFonts w:hint="eastAsia"/>
        </w:rPr>
        <w:t>，</w:t>
      </w:r>
      <w:r w:rsidR="00931BD5">
        <w:t>RPN</w:t>
      </w:r>
      <w:r w:rsidR="00931BD5">
        <w:t>，</w:t>
      </w:r>
      <w:r w:rsidR="00931BD5">
        <w:t>FC</w:t>
      </w:r>
      <w:r w:rsidR="00931BD5">
        <w:t>的计算，需要另外单独设计</w:t>
      </w:r>
      <w:r w:rsidR="00931BD5">
        <w:t>RPN</w:t>
      </w:r>
      <w:r w:rsidR="00931BD5">
        <w:rPr>
          <w:rFonts w:hint="eastAsia"/>
        </w:rPr>
        <w:t>和</w:t>
      </w:r>
      <w:r w:rsidR="00931BD5">
        <w:t>FC</w:t>
      </w:r>
      <w:r w:rsidR="00931BD5">
        <w:t>的计算模块。</w:t>
      </w:r>
      <w:r w:rsidR="00931BD5">
        <w:rPr>
          <w:rFonts w:hint="eastAsia"/>
        </w:rPr>
        <w:t>为</w:t>
      </w:r>
      <w:r w:rsidR="00931BD5">
        <w:t>提高工作性能，可以并行放置多个独立的</w:t>
      </w:r>
      <w:r w:rsidR="00931BD5">
        <w:t>CE</w:t>
      </w:r>
      <w:r w:rsidR="00931BD5">
        <w:t>来处理不同层的计算</w:t>
      </w:r>
      <w:r w:rsidR="00931BD5">
        <w:rPr>
          <w:rFonts w:hint="eastAsia"/>
        </w:rPr>
        <w:t>，</w:t>
      </w:r>
      <w:r w:rsidR="00931BD5">
        <w:t>这样可以多张</w:t>
      </w:r>
      <w:r w:rsidR="00931BD5">
        <w:t>Picture</w:t>
      </w:r>
      <w:r w:rsidR="00931BD5">
        <w:t>同时计算，缩短单张图片计算的时间。</w:t>
      </w:r>
    </w:p>
    <w:p w14:paraId="0E0649D3" w14:textId="77777777" w:rsidR="00F31F0B" w:rsidRDefault="00931BD5" w:rsidP="00F31F0B">
      <w:pPr>
        <w:pStyle w:val="a1"/>
        <w:keepNext/>
        <w:ind w:firstLine="0"/>
        <w:jc w:val="center"/>
      </w:pPr>
      <w:r>
        <w:object w:dxaOrig="18555" w:dyaOrig="4568" w14:anchorId="0413E329">
          <v:shape id="_x0000_i1029" type="#_x0000_t75" style="width:425pt;height:103pt" o:ole="">
            <v:imagedata r:id="rId22" o:title=""/>
          </v:shape>
          <o:OLEObject Type="Embed" ProgID="Visio.Drawing.15" ShapeID="_x0000_i1029" DrawAspect="Content" ObjectID="_1583754589" r:id="rId23"/>
        </w:object>
      </w:r>
    </w:p>
    <w:p w14:paraId="0EFD6080" w14:textId="5575A2B9" w:rsidR="00B67C67" w:rsidRDefault="00F31F0B" w:rsidP="00F31F0B">
      <w:pPr>
        <w:pStyle w:val="ab"/>
        <w:jc w:val="center"/>
      </w:pPr>
      <w:r>
        <w:t xml:space="preserve">Figure </w:t>
      </w:r>
      <w:fldSimple w:instr=" SEQ Figure \* ARABIC ">
        <w:r w:rsidR="00F95512">
          <w:rPr>
            <w:noProof/>
          </w:rPr>
          <w:t>13</w:t>
        </w:r>
      </w:fldSimple>
      <w:r>
        <w:t xml:space="preserve"> </w:t>
      </w:r>
      <w:r>
        <w:rPr>
          <w:rFonts w:hint="eastAsia"/>
        </w:rPr>
        <w:t>卷积</w:t>
      </w:r>
      <w:r>
        <w:t>加速并行处理结构</w:t>
      </w:r>
    </w:p>
    <w:p w14:paraId="6EF23779" w14:textId="1A304DA2" w:rsidR="00F1665D" w:rsidRDefault="00B530A7" w:rsidP="00F1665D">
      <w:pPr>
        <w:pStyle w:val="4"/>
      </w:pPr>
      <w:r>
        <w:rPr>
          <w:rFonts w:hint="eastAsia"/>
        </w:rPr>
        <w:t>C</w:t>
      </w:r>
      <w:r>
        <w:t xml:space="preserve">E </w:t>
      </w:r>
      <w:del w:id="114" w:author="jie song" w:date="2018-03-28T14:22:00Z">
        <w:r w:rsidDel="002425C2">
          <w:rPr>
            <w:rFonts w:hint="eastAsia"/>
          </w:rPr>
          <w:delText>CONV</w:delText>
        </w:r>
      </w:del>
      <w:ins w:id="115" w:author="jie song" w:date="2018-03-28T14:22:00Z">
        <w:r w:rsidR="002425C2">
          <w:rPr>
            <w:rFonts w:hint="eastAsia"/>
          </w:rPr>
          <w:t>Tile</w:t>
        </w:r>
      </w:ins>
      <w:r w:rsidR="00F1665D">
        <w:rPr>
          <w:rFonts w:hint="eastAsia"/>
        </w:rPr>
        <w:t>计算</w:t>
      </w:r>
    </w:p>
    <w:p w14:paraId="17BCC135" w14:textId="6F14503B" w:rsidR="00825C09" w:rsidRPr="00825C09" w:rsidRDefault="00825C09" w:rsidP="00825C09">
      <w:pPr>
        <w:pStyle w:val="a1"/>
      </w:pPr>
      <w:r>
        <w:t>CE CONV</w:t>
      </w:r>
      <w:r>
        <w:rPr>
          <w:rFonts w:hint="eastAsia"/>
        </w:rPr>
        <w:t>表示</w:t>
      </w:r>
      <w:r>
        <w:t>，</w:t>
      </w:r>
      <w:ins w:id="116" w:author="jie song" w:date="2018-03-28T14:19:00Z">
        <w:r w:rsidR="002425C2">
          <w:rPr>
            <w:rFonts w:hint="eastAsia"/>
          </w:rPr>
          <w:t xml:space="preserve">CE </w:t>
        </w:r>
      </w:ins>
      <w:ins w:id="117" w:author="jie song" w:date="2018-03-28T14:20:00Z">
        <w:r w:rsidR="002425C2">
          <w:rPr>
            <w:rFonts w:hint="eastAsia"/>
          </w:rPr>
          <w:t>Tile</w:t>
        </w:r>
      </w:ins>
      <w:r w:rsidR="00476909">
        <w:rPr>
          <w:rFonts w:hint="eastAsia"/>
        </w:rPr>
        <w:t>表示</w:t>
      </w:r>
      <w:r w:rsidR="00476909">
        <w:rPr>
          <w:rFonts w:hint="eastAsia"/>
        </w:rPr>
        <w:t>CE</w:t>
      </w:r>
      <w:r w:rsidR="00476909">
        <w:rPr>
          <w:rFonts w:hint="eastAsia"/>
        </w:rPr>
        <w:t>完成的一次卷积计算。</w:t>
      </w:r>
      <w:r>
        <w:rPr>
          <w:rFonts w:hint="eastAsia"/>
        </w:rPr>
        <w:t>(</w:t>
      </w:r>
      <w:r w:rsidRPr="00476909">
        <w:rPr>
          <w:highlight w:val="yellow"/>
        </w:rPr>
        <w:t>wk</w:t>
      </w:r>
      <w:r>
        <w:rPr>
          <w:rFonts w:hint="eastAsia"/>
        </w:rPr>
        <w:t>,Thi,4</w:t>
      </w:r>
      <w:r>
        <w:t>)</w:t>
      </w:r>
      <w:r>
        <w:rPr>
          <w:rFonts w:hint="eastAsia"/>
        </w:rPr>
        <w:t xml:space="preserve"> </w:t>
      </w:r>
      <w:r>
        <w:t>IFMAP</w:t>
      </w:r>
      <w:r>
        <w:t>数据</w:t>
      </w:r>
      <w:r>
        <w:rPr>
          <w:rFonts w:hint="eastAsia"/>
        </w:rPr>
        <w:t>和</w:t>
      </w:r>
      <w:r>
        <w:t>所有</w:t>
      </w:r>
      <w:r>
        <w:rPr>
          <w:rFonts w:hint="eastAsia"/>
        </w:rPr>
        <w:t>Tnk</w:t>
      </w:r>
      <w:proofErr w:type="gramStart"/>
      <w:r>
        <w:t>个</w:t>
      </w:r>
      <w:proofErr w:type="gramEnd"/>
      <w:r>
        <w:t>Kernel</w:t>
      </w:r>
      <w:r>
        <w:t>的</w:t>
      </w:r>
      <w:r>
        <w:rPr>
          <w:rFonts w:hint="eastAsia"/>
        </w:rPr>
        <w:t>4</w:t>
      </w:r>
      <w:r>
        <w:t>ch</w:t>
      </w:r>
      <w:r>
        <w:t>数据完成卷积，输出</w:t>
      </w:r>
      <w:r>
        <w:rPr>
          <w:rFonts w:hint="eastAsia"/>
        </w:rPr>
        <w:t>(</w:t>
      </w:r>
      <w:r>
        <w:t>1,4,Tnk</w:t>
      </w:r>
      <w:r>
        <w:rPr>
          <w:rFonts w:hint="eastAsia"/>
        </w:rPr>
        <w:t>)</w:t>
      </w:r>
      <w:r>
        <w:t xml:space="preserve"> OFMAP Psum</w:t>
      </w:r>
      <w:r>
        <w:rPr>
          <w:rFonts w:hint="eastAsia"/>
        </w:rPr>
        <w:t>。</w:t>
      </w:r>
    </w:p>
    <w:p w14:paraId="123F0C04" w14:textId="77777777" w:rsidR="00825C09" w:rsidRPr="00825C09" w:rsidRDefault="00825C09" w:rsidP="00825C09">
      <w:pPr>
        <w:pStyle w:val="a1"/>
      </w:pPr>
    </w:p>
    <w:p w14:paraId="4F0A9ACB" w14:textId="5A8F44AB" w:rsidR="00681CE9" w:rsidRPr="00681CE9" w:rsidRDefault="005D6CD8" w:rsidP="00B530A7">
      <w:pPr>
        <w:pStyle w:val="a1"/>
        <w:ind w:left="420" w:firstLine="0"/>
      </w:pPr>
      <w:r>
        <w:object w:dxaOrig="21540" w:dyaOrig="10130" w14:anchorId="1FE2232A">
          <v:shape id="_x0000_i1051" type="#_x0000_t75" style="width:425.5pt;height:200.5pt" o:ole="">
            <v:imagedata r:id="rId24" o:title=""/>
          </v:shape>
          <o:OLEObject Type="Embed" ProgID="Visio.Drawing.15" ShapeID="_x0000_i1051" DrawAspect="Content" ObjectID="_1583754590" r:id="rId25"/>
        </w:object>
      </w:r>
      <w:r w:rsidR="00B530A7">
        <w:tab/>
        <w:t>CE</w:t>
      </w:r>
      <w:r w:rsidR="00B530A7">
        <w:t>的设计是同时处理</w:t>
      </w:r>
      <w:r w:rsidR="00B530A7">
        <w:rPr>
          <w:rFonts w:hint="eastAsia"/>
        </w:rPr>
        <w:t>4</w:t>
      </w:r>
      <w:r w:rsidR="00B530A7">
        <w:rPr>
          <w:rFonts w:hint="eastAsia"/>
        </w:rPr>
        <w:t>个</w:t>
      </w:r>
      <w:r w:rsidR="00B530A7">
        <w:t>channel</w:t>
      </w:r>
      <w:r w:rsidR="00B530A7">
        <w:t>数据，所以</w:t>
      </w:r>
      <w:r w:rsidR="00B530A7">
        <w:t>Tch=4</w:t>
      </w:r>
      <w:r w:rsidR="00B530A7">
        <w:rPr>
          <w:rFonts w:hint="eastAsia"/>
        </w:rPr>
        <w:t>。</w:t>
      </w:r>
      <w:r w:rsidR="00B530A7">
        <w:t>Thi</w:t>
      </w:r>
      <w:r w:rsidR="00B530A7">
        <w:t>和</w:t>
      </w:r>
      <w:r w:rsidR="00B530A7">
        <w:t>Kernel Size</w:t>
      </w:r>
      <w:r w:rsidR="00B530A7">
        <w:t>有关，比如</w:t>
      </w:r>
      <w:r w:rsidR="00B530A7">
        <w:rPr>
          <w:rFonts w:hint="eastAsia"/>
        </w:rPr>
        <w:t>7x7 size</w:t>
      </w:r>
      <w:r w:rsidR="00B530A7">
        <w:rPr>
          <w:rFonts w:hint="eastAsia"/>
        </w:rPr>
        <w:t>卷积</w:t>
      </w:r>
      <w:r w:rsidR="00B530A7">
        <w:t>，</w:t>
      </w:r>
      <w:r w:rsidR="00B530A7">
        <w:rPr>
          <w:rFonts w:hint="eastAsia"/>
        </w:rPr>
        <w:t>CE</w:t>
      </w:r>
      <w:r w:rsidR="00B530A7">
        <w:t>需要同时处理</w:t>
      </w:r>
      <w:r w:rsidR="00B530A7">
        <w:rPr>
          <w:rFonts w:hint="eastAsia"/>
        </w:rPr>
        <w:t>13</w:t>
      </w:r>
      <w:r w:rsidR="00B530A7">
        <w:t>Row</w:t>
      </w:r>
      <w:r w:rsidR="00B530A7">
        <w:t>数据，所以在</w:t>
      </w:r>
      <w:r w:rsidR="00B530A7">
        <w:t>y</w:t>
      </w:r>
      <w:r w:rsidR="00B530A7">
        <w:t>方向是</w:t>
      </w:r>
      <w:r w:rsidR="00B530A7">
        <w:rPr>
          <w:rFonts w:hint="eastAsia"/>
        </w:rPr>
        <w:t>13</w:t>
      </w:r>
      <w:r w:rsidR="00B530A7">
        <w:rPr>
          <w:rFonts w:hint="eastAsia"/>
        </w:rPr>
        <w:t>。</w:t>
      </w:r>
    </w:p>
    <w:p w14:paraId="425BC59C" w14:textId="1E247980" w:rsidR="00F1665D" w:rsidRDefault="00B530A7" w:rsidP="00F1665D">
      <w:pPr>
        <w:pStyle w:val="4"/>
      </w:pPr>
      <w:del w:id="118" w:author="jie song" w:date="2018-03-28T14:21:00Z">
        <w:r w:rsidDel="002425C2">
          <w:rPr>
            <w:rFonts w:hint="eastAsia"/>
          </w:rPr>
          <w:delText xml:space="preserve">CE </w:delText>
        </w:r>
      </w:del>
      <w:ins w:id="119" w:author="jie song" w:date="2018-03-28T14:21:00Z">
        <w:r w:rsidR="002425C2">
          <w:rPr>
            <w:rFonts w:hint="eastAsia"/>
          </w:rPr>
          <w:t>Kernel</w:t>
        </w:r>
        <w:r w:rsidR="002425C2">
          <w:t xml:space="preserve"> </w:t>
        </w:r>
      </w:ins>
      <w:r w:rsidR="00F1665D">
        <w:rPr>
          <w:rFonts w:hint="eastAsia"/>
        </w:rPr>
        <w:t>T</w:t>
      </w:r>
      <w:r w:rsidR="00F1665D">
        <w:t>ile</w:t>
      </w:r>
      <w:r w:rsidR="00F1665D">
        <w:rPr>
          <w:rFonts w:hint="eastAsia"/>
        </w:rPr>
        <w:t>计算</w:t>
      </w:r>
    </w:p>
    <w:p w14:paraId="5DE374A8" w14:textId="47B20D83" w:rsidR="00825C09" w:rsidRDefault="00825C09" w:rsidP="00825C09">
      <w:pPr>
        <w:pStyle w:val="a1"/>
        <w:rPr>
          <w:ins w:id="120" w:author="jie song" w:date="2018-03-28T14:22:00Z"/>
        </w:rPr>
      </w:pPr>
      <w:del w:id="121" w:author="jie song" w:date="2018-03-28T14:21:00Z">
        <w:r w:rsidDel="002425C2">
          <w:rPr>
            <w:rFonts w:hint="eastAsia"/>
          </w:rPr>
          <w:delText xml:space="preserve">CE </w:delText>
        </w:r>
      </w:del>
      <w:ins w:id="122" w:author="jie song" w:date="2018-03-28T14:21:00Z">
        <w:r w:rsidR="002425C2">
          <w:rPr>
            <w:rFonts w:hint="eastAsia"/>
          </w:rPr>
          <w:t>Kernel</w:t>
        </w:r>
        <w:r w:rsidR="002425C2">
          <w:t xml:space="preserve"> </w:t>
        </w:r>
      </w:ins>
      <w:r>
        <w:t>Tile</w:t>
      </w:r>
      <w:r>
        <w:rPr>
          <w:rFonts w:hint="eastAsia"/>
        </w:rPr>
        <w:t>表示</w:t>
      </w:r>
      <w:r w:rsidR="00476909">
        <w:rPr>
          <w:rFonts w:hint="eastAsia"/>
        </w:rPr>
        <w:t>CE</w:t>
      </w:r>
      <w:r w:rsidR="00476909">
        <w:t xml:space="preserve"> </w:t>
      </w:r>
      <w:del w:id="123" w:author="jie song" w:date="2018-03-28T14:21:00Z">
        <w:r w:rsidR="00476909" w:rsidDel="002425C2">
          <w:rPr>
            <w:rFonts w:hint="eastAsia"/>
          </w:rPr>
          <w:delText>CONV</w:delText>
        </w:r>
      </w:del>
      <w:ins w:id="124" w:author="jie song" w:date="2018-03-28T14:21:00Z">
        <w:r w:rsidR="002425C2">
          <w:rPr>
            <w:rFonts w:hint="eastAsia"/>
          </w:rPr>
          <w:t>tile</w:t>
        </w:r>
      </w:ins>
      <w:r w:rsidR="00476909">
        <w:rPr>
          <w:rFonts w:hint="eastAsia"/>
        </w:rPr>
        <w:t>在</w:t>
      </w:r>
      <w:r w:rsidR="00476909">
        <w:rPr>
          <w:rFonts w:hint="eastAsia"/>
        </w:rPr>
        <w:t>IFMAP</w:t>
      </w:r>
      <w:r w:rsidR="00476909">
        <w:t xml:space="preserve"> </w:t>
      </w:r>
      <w:r w:rsidR="00476909">
        <w:rPr>
          <w:rFonts w:hint="eastAsia"/>
        </w:rPr>
        <w:t>x</w:t>
      </w:r>
      <w:r w:rsidR="00476909">
        <w:rPr>
          <w:rFonts w:hint="eastAsia"/>
        </w:rPr>
        <w:t>方向上移动完成的计算</w:t>
      </w:r>
      <w:r>
        <w:t>，</w:t>
      </w:r>
      <w:r>
        <w:rPr>
          <w:rFonts w:hint="eastAsia"/>
        </w:rPr>
        <w:t>(</w:t>
      </w:r>
      <w:r w:rsidRPr="00476909">
        <w:rPr>
          <w:rFonts w:hint="eastAsia"/>
          <w:highlight w:val="yellow"/>
        </w:rPr>
        <w:t>wi</w:t>
      </w:r>
      <w:r>
        <w:rPr>
          <w:rFonts w:hint="eastAsia"/>
        </w:rPr>
        <w:t>,Thi,4</w:t>
      </w:r>
      <w:r>
        <w:t>)</w:t>
      </w:r>
      <w:r>
        <w:rPr>
          <w:rFonts w:hint="eastAsia"/>
        </w:rPr>
        <w:t xml:space="preserve"> </w:t>
      </w:r>
      <w:r>
        <w:t>IFMAP</w:t>
      </w:r>
      <w:r>
        <w:t>数据</w:t>
      </w:r>
      <w:r>
        <w:rPr>
          <w:rFonts w:hint="eastAsia"/>
        </w:rPr>
        <w:t>和</w:t>
      </w:r>
      <w:r>
        <w:t>所有</w:t>
      </w:r>
      <w:r>
        <w:rPr>
          <w:rFonts w:hint="eastAsia"/>
        </w:rPr>
        <w:t>Tnk</w:t>
      </w:r>
      <w:proofErr w:type="gramStart"/>
      <w:r>
        <w:t>个</w:t>
      </w:r>
      <w:proofErr w:type="gramEnd"/>
      <w:r>
        <w:t>Kernel</w:t>
      </w:r>
      <w:r>
        <w:t>的</w:t>
      </w:r>
      <w:r>
        <w:rPr>
          <w:rFonts w:hint="eastAsia"/>
        </w:rPr>
        <w:t>4</w:t>
      </w:r>
      <w:r>
        <w:t>ch</w:t>
      </w:r>
      <w:r>
        <w:t>数据完成卷积，输出</w:t>
      </w:r>
      <w:r>
        <w:rPr>
          <w:rFonts w:hint="eastAsia"/>
        </w:rPr>
        <w:t>(</w:t>
      </w:r>
      <w:r>
        <w:t>wo,4,Tnk</w:t>
      </w:r>
      <w:r>
        <w:rPr>
          <w:rFonts w:hint="eastAsia"/>
        </w:rPr>
        <w:t>)</w:t>
      </w:r>
      <w:r>
        <w:t xml:space="preserve"> OFMAP Psum</w:t>
      </w:r>
      <w:r>
        <w:rPr>
          <w:rFonts w:hint="eastAsia"/>
        </w:rPr>
        <w:t>。</w:t>
      </w:r>
    </w:p>
    <w:p w14:paraId="4A1F1006" w14:textId="606672F1" w:rsidR="002425C2" w:rsidRPr="00825C09" w:rsidRDefault="002425C2" w:rsidP="00825C09">
      <w:pPr>
        <w:pStyle w:val="a1"/>
      </w:pPr>
      <w:ins w:id="125" w:author="jie song" w:date="2018-03-28T14:22:00Z">
        <w:r>
          <w:rPr>
            <w:rFonts w:hint="eastAsia"/>
          </w:rPr>
          <w:t>Kernel Tile</w:t>
        </w:r>
        <w:r>
          <w:rPr>
            <w:rFonts w:hint="eastAsia"/>
          </w:rPr>
          <w:t>表示</w:t>
        </w:r>
        <w:r>
          <w:rPr>
            <w:rFonts w:hint="eastAsia"/>
          </w:rPr>
          <w:t>Kernel</w:t>
        </w:r>
        <w:r>
          <w:rPr>
            <w:rFonts w:hint="eastAsia"/>
          </w:rPr>
          <w:t>分成的最小的处理单元</w:t>
        </w:r>
      </w:ins>
      <w:ins w:id="126" w:author="jie song" w:date="2018-03-28T14:24:00Z">
        <w:r>
          <w:rPr>
            <w:rFonts w:hint="eastAsia"/>
          </w:rPr>
          <w:t>对应的计算</w:t>
        </w:r>
      </w:ins>
      <w:ins w:id="127" w:author="jie song" w:date="2018-03-28T14:22:00Z">
        <w:r>
          <w:rPr>
            <w:rFonts w:hint="eastAsia"/>
          </w:rPr>
          <w:t>。</w:t>
        </w:r>
      </w:ins>
    </w:p>
    <w:p w14:paraId="69A8EC8A" w14:textId="31E3E36C" w:rsidR="00825C09" w:rsidRPr="00825C09" w:rsidRDefault="002425C2" w:rsidP="00825C09">
      <w:pPr>
        <w:pStyle w:val="a1"/>
      </w:pPr>
      <w:ins w:id="128" w:author="jie song" w:date="2018-03-28T14:21:00Z">
        <w:r>
          <w:t xml:space="preserve">Kernel Tile </w:t>
        </w:r>
        <w:r>
          <w:rPr>
            <w:rFonts w:hint="eastAsia"/>
          </w:rPr>
          <w:t>=</w:t>
        </w:r>
        <w:r>
          <w:t xml:space="preserve"> </w:t>
        </w:r>
      </w:ins>
      <w:ins w:id="129" w:author="jie song" w:date="2018-03-28T14:30:00Z">
        <w:r w:rsidR="00CC7A7C">
          <w:t>ce</w:t>
        </w:r>
        <w:r w:rsidR="00CC7A7C">
          <w:rPr>
            <w:rFonts w:hint="eastAsia"/>
          </w:rPr>
          <w:t>_</w:t>
        </w:r>
        <w:r w:rsidR="00CC7A7C">
          <w:t>tile_num</w:t>
        </w:r>
      </w:ins>
      <w:ins w:id="130" w:author="jie song" w:date="2018-03-28T14:21:00Z">
        <w:r>
          <w:t xml:space="preserve"> x CE_Tile</w:t>
        </w:r>
      </w:ins>
      <w:ins w:id="131" w:author="jie song" w:date="2018-03-28T14:22:00Z">
        <w:r>
          <w:rPr>
            <w:rFonts w:hint="eastAsia"/>
          </w:rPr>
          <w:t>。</w:t>
        </w:r>
      </w:ins>
    </w:p>
    <w:p w14:paraId="296BD16A" w14:textId="560A26F5" w:rsidR="00931BD5" w:rsidRDefault="005D6CD8" w:rsidP="00931BD5">
      <w:pPr>
        <w:pStyle w:val="a1"/>
        <w:ind w:firstLine="0"/>
      </w:pPr>
      <w:r>
        <w:object w:dxaOrig="24210" w:dyaOrig="10730" w14:anchorId="670638C6">
          <v:shape id="_x0000_i1050" type="#_x0000_t75" style="width:425pt;height:188.5pt" o:ole="">
            <v:imagedata r:id="rId26" o:title=""/>
          </v:shape>
          <o:OLEObject Type="Embed" ProgID="Visio.Drawing.15" ShapeID="_x0000_i1050" DrawAspect="Content" ObjectID="_1583754591" r:id="rId27"/>
        </w:object>
      </w:r>
    </w:p>
    <w:p w14:paraId="454A2B56" w14:textId="659C2237" w:rsidR="00B530A7" w:rsidRDefault="00B530A7" w:rsidP="00B530A7">
      <w:pPr>
        <w:pStyle w:val="a1"/>
      </w:pPr>
      <w:r>
        <w:t>CE</w:t>
      </w:r>
      <w:r>
        <w:t>的设计是同时处理</w:t>
      </w:r>
      <w:r>
        <w:rPr>
          <w:rFonts w:hint="eastAsia"/>
        </w:rPr>
        <w:t>4</w:t>
      </w:r>
      <w:r>
        <w:rPr>
          <w:rFonts w:hint="eastAsia"/>
        </w:rPr>
        <w:t>个</w:t>
      </w:r>
      <w:r>
        <w:t>channel</w:t>
      </w:r>
      <w:r>
        <w:t>数据，所以</w:t>
      </w:r>
      <w:r>
        <w:t>Tck=Thi=4</w:t>
      </w:r>
      <w:r>
        <w:rPr>
          <w:rFonts w:hint="eastAsia"/>
        </w:rPr>
        <w:t>。</w:t>
      </w:r>
      <w:r>
        <w:t>Tnk</w:t>
      </w:r>
      <w:r>
        <w:t>和</w:t>
      </w:r>
      <w:r>
        <w:t>Kernel Size</w:t>
      </w:r>
      <w:r>
        <w:rPr>
          <w:rFonts w:hint="eastAsia"/>
        </w:rPr>
        <w:t>以及</w:t>
      </w:r>
      <w:r>
        <w:t>CE</w:t>
      </w:r>
      <w:r>
        <w:t>的个数有关</w:t>
      </w:r>
      <w:proofErr w:type="gramStart"/>
      <w:r>
        <w:t>有关</w:t>
      </w:r>
      <w:proofErr w:type="gramEnd"/>
      <w:r>
        <w:t>，比如</w:t>
      </w:r>
      <w:r>
        <w:rPr>
          <w:rFonts w:hint="eastAsia"/>
        </w:rPr>
        <w:t>7x7 size</w:t>
      </w:r>
      <w:r>
        <w:rPr>
          <w:rFonts w:hint="eastAsia"/>
        </w:rPr>
        <w:t>卷积</w:t>
      </w:r>
      <w:r>
        <w:t>，</w:t>
      </w:r>
      <w:r>
        <w:rPr>
          <w:rFonts w:hint="eastAsia"/>
        </w:rPr>
        <w:t>每个</w:t>
      </w:r>
      <w:r>
        <w:rPr>
          <w:rFonts w:hint="eastAsia"/>
        </w:rPr>
        <w:t>CE</w:t>
      </w:r>
      <w:r>
        <w:rPr>
          <w:rFonts w:hint="eastAsia"/>
        </w:rPr>
        <w:t>可同时</w:t>
      </w:r>
      <w:r>
        <w:t>处理</w:t>
      </w:r>
      <w:r>
        <w:rPr>
          <w:rFonts w:hint="eastAsia"/>
        </w:rPr>
        <w:t>2</w:t>
      </w:r>
      <w:r>
        <w:rPr>
          <w:rFonts w:hint="eastAsia"/>
        </w:rPr>
        <w:t>个</w:t>
      </w:r>
      <w:r>
        <w:t>Kernel</w:t>
      </w:r>
      <w:r>
        <w:t>，如果采用</w:t>
      </w:r>
      <w:r>
        <w:rPr>
          <w:rFonts w:hint="eastAsia"/>
        </w:rPr>
        <w:t>8</w:t>
      </w:r>
      <w:r>
        <w:rPr>
          <w:rFonts w:hint="eastAsia"/>
        </w:rPr>
        <w:t>个</w:t>
      </w:r>
      <w:r>
        <w:t>CE</w:t>
      </w:r>
      <w:r>
        <w:t>，可同时处理</w:t>
      </w:r>
      <w:r>
        <w:rPr>
          <w:rFonts w:hint="eastAsia"/>
        </w:rPr>
        <w:t>2*8=16</w:t>
      </w:r>
      <w:r>
        <w:rPr>
          <w:rFonts w:hint="eastAsia"/>
        </w:rPr>
        <w:t>个</w:t>
      </w:r>
      <w:r>
        <w:t>Kernel</w:t>
      </w:r>
      <w:r>
        <w:rPr>
          <w:rFonts w:hint="eastAsia"/>
        </w:rPr>
        <w:t>。所以在</w:t>
      </w:r>
      <w:r>
        <w:t>CE</w:t>
      </w:r>
      <w:r>
        <w:rPr>
          <w:rFonts w:hint="eastAsia"/>
        </w:rPr>
        <w:t>个数</w:t>
      </w:r>
      <w:r>
        <w:t>=8</w:t>
      </w:r>
      <w:r>
        <w:rPr>
          <w:rFonts w:hint="eastAsia"/>
        </w:rPr>
        <w:t>,7x7 Size</w:t>
      </w:r>
      <w:r>
        <w:rPr>
          <w:rFonts w:hint="eastAsia"/>
        </w:rPr>
        <w:t>下</w:t>
      </w:r>
      <w:r>
        <w:t>，</w:t>
      </w:r>
      <w:r>
        <w:t>Thk=16</w:t>
      </w:r>
      <w:r>
        <w:rPr>
          <w:rFonts w:hint="eastAsia"/>
        </w:rPr>
        <w:t>。</w:t>
      </w:r>
    </w:p>
    <w:p w14:paraId="6A11AB93" w14:textId="54C249F4" w:rsidR="00B530A7" w:rsidRDefault="00B530A7" w:rsidP="00B530A7">
      <w:pPr>
        <w:pStyle w:val="4"/>
      </w:pPr>
      <w:r>
        <w:t xml:space="preserve">IFMAP </w:t>
      </w:r>
      <w:r>
        <w:rPr>
          <w:rFonts w:hint="eastAsia"/>
        </w:rPr>
        <w:t>T</w:t>
      </w:r>
      <w:r>
        <w:t>ile</w:t>
      </w:r>
      <w:r>
        <w:rPr>
          <w:rFonts w:hint="eastAsia"/>
        </w:rPr>
        <w:t>计算</w:t>
      </w:r>
    </w:p>
    <w:p w14:paraId="27463A48" w14:textId="64788080" w:rsidR="00825C09" w:rsidRDefault="00825C09" w:rsidP="00825C09">
      <w:pPr>
        <w:pStyle w:val="a1"/>
        <w:rPr>
          <w:ins w:id="132" w:author="jie song" w:date="2018-03-28T14:23:00Z"/>
        </w:rPr>
      </w:pPr>
      <w:r>
        <w:t>IFMAP Tile</w:t>
      </w:r>
      <w:r>
        <w:rPr>
          <w:rFonts w:hint="eastAsia"/>
        </w:rPr>
        <w:t>表示</w:t>
      </w:r>
      <w:r>
        <w:t>，</w:t>
      </w:r>
      <w:r>
        <w:rPr>
          <w:rFonts w:hint="eastAsia"/>
        </w:rPr>
        <w:t>(wi,Thi,4</w:t>
      </w:r>
      <w:r>
        <w:t>)</w:t>
      </w:r>
      <w:r>
        <w:rPr>
          <w:rFonts w:hint="eastAsia"/>
        </w:rPr>
        <w:t xml:space="preserve"> </w:t>
      </w:r>
      <w:r>
        <w:t>IFMAP</w:t>
      </w:r>
      <w:r>
        <w:t>数据</w:t>
      </w:r>
      <w:r>
        <w:rPr>
          <w:rFonts w:hint="eastAsia"/>
        </w:rPr>
        <w:t>和</w:t>
      </w:r>
      <w:r>
        <w:t>所有</w:t>
      </w:r>
      <w:r>
        <w:rPr>
          <w:rFonts w:hint="eastAsia"/>
        </w:rPr>
        <w:t>nk</w:t>
      </w:r>
      <w:proofErr w:type="gramStart"/>
      <w:r>
        <w:t>个</w:t>
      </w:r>
      <w:proofErr w:type="gramEnd"/>
      <w:r>
        <w:t>Kernel</w:t>
      </w:r>
      <w:r>
        <w:t>的</w:t>
      </w:r>
      <w:r>
        <w:rPr>
          <w:rFonts w:hint="eastAsia"/>
        </w:rPr>
        <w:t>4</w:t>
      </w:r>
      <w:r>
        <w:t>ch</w:t>
      </w:r>
      <w:r>
        <w:t>数据完成卷积，输出</w:t>
      </w:r>
      <w:r>
        <w:rPr>
          <w:rFonts w:hint="eastAsia"/>
        </w:rPr>
        <w:t>(</w:t>
      </w:r>
      <w:r>
        <w:t>wo,4,co</w:t>
      </w:r>
      <w:r>
        <w:rPr>
          <w:rFonts w:hint="eastAsia"/>
        </w:rPr>
        <w:t>)</w:t>
      </w:r>
      <w:r>
        <w:t xml:space="preserve"> OFMAP Psum</w:t>
      </w:r>
      <w:r>
        <w:rPr>
          <w:rFonts w:hint="eastAsia"/>
        </w:rPr>
        <w:t>。</w:t>
      </w:r>
    </w:p>
    <w:p w14:paraId="7DE6906E" w14:textId="74D461BF" w:rsidR="002425C2" w:rsidRDefault="002425C2" w:rsidP="00825C09">
      <w:pPr>
        <w:pStyle w:val="a1"/>
        <w:rPr>
          <w:ins w:id="133" w:author="jie song" w:date="2018-03-28T14:24:00Z"/>
        </w:rPr>
      </w:pPr>
      <w:ins w:id="134" w:author="jie song" w:date="2018-03-28T14:23:00Z">
        <w:r>
          <w:t>IFMAP Tile</w:t>
        </w:r>
        <w:r>
          <w:t>表示</w:t>
        </w:r>
        <w:r>
          <w:t>IFMAP</w:t>
        </w:r>
        <w:r>
          <w:t>最小单元对应的计算</w:t>
        </w:r>
        <w:r>
          <w:rPr>
            <w:rFonts w:hint="eastAsia"/>
          </w:rPr>
          <w:t>。</w:t>
        </w:r>
      </w:ins>
    </w:p>
    <w:p w14:paraId="479A235D" w14:textId="21D50DF8" w:rsidR="00B45DD0" w:rsidRPr="002425C2" w:rsidRDefault="00B45DD0" w:rsidP="00825C09">
      <w:pPr>
        <w:pStyle w:val="a1"/>
      </w:pPr>
      <w:ins w:id="135" w:author="jie song" w:date="2018-03-28T14:24:00Z">
        <w:r>
          <w:lastRenderedPageBreak/>
          <w:t xml:space="preserve">IFMAP Tile </w:t>
        </w:r>
        <w:r>
          <w:rPr>
            <w:rFonts w:hint="eastAsia"/>
          </w:rPr>
          <w:t>=</w:t>
        </w:r>
      </w:ins>
      <w:ins w:id="136" w:author="jie song" w:date="2018-03-28T14:30:00Z">
        <w:r w:rsidR="00CC7A7C" w:rsidRPr="00CC7A7C">
          <w:t xml:space="preserve"> </w:t>
        </w:r>
        <w:r w:rsidR="00CC7A7C">
          <w:t>kernel</w:t>
        </w:r>
        <w:r w:rsidR="00CC7A7C">
          <w:rPr>
            <w:rFonts w:hint="eastAsia"/>
          </w:rPr>
          <w:t>_</w:t>
        </w:r>
        <w:r w:rsidR="00CC7A7C">
          <w:t>tile_num</w:t>
        </w:r>
      </w:ins>
      <w:ins w:id="137" w:author="jie song" w:date="2018-03-28T14:24:00Z">
        <w:r>
          <w:t xml:space="preserve"> x Kernel Tile</w:t>
        </w:r>
        <w:r>
          <w:rPr>
            <w:rFonts w:hint="eastAsia"/>
          </w:rPr>
          <w:t>。</w:t>
        </w:r>
      </w:ins>
    </w:p>
    <w:p w14:paraId="3DA6ED54" w14:textId="17553E50" w:rsidR="00B530A7" w:rsidRDefault="005D6CD8" w:rsidP="00931BD5">
      <w:pPr>
        <w:pStyle w:val="a1"/>
        <w:ind w:firstLine="0"/>
      </w:pPr>
      <w:r>
        <w:object w:dxaOrig="23990" w:dyaOrig="11250" w14:anchorId="20DA39B5">
          <v:shape id="_x0000_i1052" type="#_x0000_t75" style="width:424.5pt;height:199.5pt" o:ole="">
            <v:imagedata r:id="rId28" o:title=""/>
          </v:shape>
          <o:OLEObject Type="Embed" ProgID="Visio.Drawing.15" ShapeID="_x0000_i1052" DrawAspect="Content" ObjectID="_1583754592" r:id="rId29"/>
        </w:object>
      </w:r>
    </w:p>
    <w:p w14:paraId="75CA7D06" w14:textId="2B3EE790" w:rsidR="008E7F57" w:rsidRDefault="008E7F57" w:rsidP="00931BD5">
      <w:pPr>
        <w:pStyle w:val="a1"/>
        <w:ind w:firstLine="0"/>
      </w:pPr>
      <w:r>
        <w:tab/>
      </w:r>
    </w:p>
    <w:p w14:paraId="0EFC09AA" w14:textId="605EED3D" w:rsidR="00B530A7" w:rsidRDefault="00B530A7" w:rsidP="00B530A7">
      <w:pPr>
        <w:pStyle w:val="4"/>
      </w:pPr>
      <w:r>
        <w:t xml:space="preserve">OFMAP </w:t>
      </w:r>
      <w:r>
        <w:rPr>
          <w:rFonts w:hint="eastAsia"/>
        </w:rPr>
        <w:t>T</w:t>
      </w:r>
      <w:r>
        <w:t>ile</w:t>
      </w:r>
      <w:r>
        <w:rPr>
          <w:rFonts w:hint="eastAsia"/>
        </w:rPr>
        <w:t>计算</w:t>
      </w:r>
    </w:p>
    <w:p w14:paraId="0BA62CE9" w14:textId="34C024A3" w:rsidR="00825C09" w:rsidRDefault="00825C09" w:rsidP="00825C09">
      <w:pPr>
        <w:pStyle w:val="a1"/>
        <w:rPr>
          <w:ins w:id="138" w:author="jie song" w:date="2018-03-28T14:25:00Z"/>
        </w:rPr>
      </w:pPr>
      <w:r>
        <w:t>OFMAP Tile</w:t>
      </w:r>
      <w:r>
        <w:rPr>
          <w:rFonts w:hint="eastAsia"/>
        </w:rPr>
        <w:t>表示</w:t>
      </w:r>
      <w:r>
        <w:t>，</w:t>
      </w:r>
      <w:r>
        <w:rPr>
          <w:rFonts w:hint="eastAsia"/>
        </w:rPr>
        <w:t>(wi,</w:t>
      </w:r>
      <w:r w:rsidRPr="002425C2">
        <w:rPr>
          <w:highlight w:val="yellow"/>
          <w:rPrChange w:id="139" w:author="jie song" w:date="2018-03-28T14:16:00Z">
            <w:rPr/>
          </w:rPrChange>
        </w:rPr>
        <w:t>Thi</w:t>
      </w:r>
      <w:r>
        <w:rPr>
          <w:rFonts w:hint="eastAsia"/>
        </w:rPr>
        <w:t>,</w:t>
      </w:r>
      <w:r>
        <w:t>ci)</w:t>
      </w:r>
      <w:r>
        <w:rPr>
          <w:rFonts w:hint="eastAsia"/>
        </w:rPr>
        <w:t xml:space="preserve"> </w:t>
      </w:r>
      <w:r>
        <w:t>IFMAP</w:t>
      </w:r>
      <w:r>
        <w:t>数据</w:t>
      </w:r>
      <w:r>
        <w:rPr>
          <w:rFonts w:hint="eastAsia"/>
        </w:rPr>
        <w:t>和</w:t>
      </w:r>
      <w:r>
        <w:t>所有</w:t>
      </w:r>
      <w:r>
        <w:rPr>
          <w:rFonts w:hint="eastAsia"/>
        </w:rPr>
        <w:t>nk</w:t>
      </w:r>
      <w:proofErr w:type="gramStart"/>
      <w:r>
        <w:t>个</w:t>
      </w:r>
      <w:proofErr w:type="gramEnd"/>
      <w:r>
        <w:t>Kernel</w:t>
      </w:r>
      <w:r>
        <w:t>数据完成卷积，输出</w:t>
      </w:r>
      <w:r>
        <w:rPr>
          <w:rFonts w:hint="eastAsia"/>
        </w:rPr>
        <w:t>(</w:t>
      </w:r>
      <w:r>
        <w:t>wo,4,co</w:t>
      </w:r>
      <w:r>
        <w:rPr>
          <w:rFonts w:hint="eastAsia"/>
        </w:rPr>
        <w:t>)</w:t>
      </w:r>
      <w:r>
        <w:t xml:space="preserve"> OFMAP Psum</w:t>
      </w:r>
      <w:r>
        <w:rPr>
          <w:rFonts w:hint="eastAsia"/>
        </w:rPr>
        <w:t>。</w:t>
      </w:r>
    </w:p>
    <w:p w14:paraId="4A4A5522" w14:textId="77E7203C" w:rsidR="00B45DD0" w:rsidRPr="00825C09" w:rsidRDefault="00B45DD0" w:rsidP="00825C09">
      <w:pPr>
        <w:pStyle w:val="a1"/>
      </w:pPr>
      <w:ins w:id="140" w:author="jie song" w:date="2018-03-28T14:25:00Z">
        <w:r>
          <w:rPr>
            <w:rFonts w:hint="eastAsia"/>
          </w:rPr>
          <w:t>OFMAP Tile</w:t>
        </w:r>
        <w:r>
          <w:rPr>
            <w:rFonts w:hint="eastAsia"/>
          </w:rPr>
          <w:t>表示，输出的</w:t>
        </w:r>
        <w:r>
          <w:rPr>
            <w:rFonts w:hint="eastAsia"/>
          </w:rPr>
          <w:t>OFMAP</w:t>
        </w:r>
        <w:r>
          <w:rPr>
            <w:rFonts w:hint="eastAsia"/>
          </w:rPr>
          <w:t>最小单元对应的计算。</w:t>
        </w:r>
      </w:ins>
    </w:p>
    <w:p w14:paraId="7166B121" w14:textId="1D8AFE34" w:rsidR="00825C09" w:rsidRPr="00825C09" w:rsidRDefault="00B45DD0" w:rsidP="00825C09">
      <w:pPr>
        <w:pStyle w:val="a1"/>
      </w:pPr>
      <w:ins w:id="141" w:author="jie song" w:date="2018-03-28T14:25:00Z">
        <w:r>
          <w:t xml:space="preserve">OFMAP Tile </w:t>
        </w:r>
        <w:r>
          <w:rPr>
            <w:rFonts w:hint="eastAsia"/>
          </w:rPr>
          <w:t>=</w:t>
        </w:r>
        <w:r>
          <w:t xml:space="preserve"> </w:t>
        </w:r>
      </w:ins>
      <w:ins w:id="142" w:author="jie song" w:date="2018-03-28T14:30:00Z">
        <w:r w:rsidR="00CC7A7C">
          <w:t>ifmap</w:t>
        </w:r>
        <w:r w:rsidR="00CC7A7C">
          <w:rPr>
            <w:rFonts w:hint="eastAsia"/>
          </w:rPr>
          <w:t>_</w:t>
        </w:r>
        <w:r w:rsidR="00CC7A7C">
          <w:t>tile_num</w:t>
        </w:r>
      </w:ins>
      <w:ins w:id="143" w:author="jie song" w:date="2018-03-28T14:25:00Z">
        <w:r>
          <w:t xml:space="preserve"> x IFMAP Tile</w:t>
        </w:r>
        <w:r>
          <w:rPr>
            <w:rFonts w:hint="eastAsia"/>
          </w:rPr>
          <w:t>。</w:t>
        </w:r>
      </w:ins>
    </w:p>
    <w:p w14:paraId="3C443591" w14:textId="04579B17" w:rsidR="00B530A7" w:rsidRDefault="005D6CD8" w:rsidP="00931BD5">
      <w:pPr>
        <w:pStyle w:val="a1"/>
        <w:ind w:firstLine="0"/>
      </w:pPr>
      <w:r>
        <w:object w:dxaOrig="20810" w:dyaOrig="10700" w14:anchorId="62C252A8">
          <v:shape id="_x0000_i1053" type="#_x0000_t75" style="width:424.5pt;height:219.5pt" o:ole="">
            <v:imagedata r:id="rId30" o:title=""/>
          </v:shape>
          <o:OLEObject Type="Embed" ProgID="Visio.Drawing.15" ShapeID="_x0000_i1053" DrawAspect="Content" ObjectID="_1583754593" r:id="rId31"/>
        </w:object>
      </w:r>
    </w:p>
    <w:p w14:paraId="5686D63F" w14:textId="44116A4D" w:rsidR="00B530A7" w:rsidRDefault="00B530A7" w:rsidP="00B530A7">
      <w:pPr>
        <w:pStyle w:val="4"/>
      </w:pPr>
      <w:r>
        <w:t>Layer CONV</w:t>
      </w:r>
      <w:r>
        <w:rPr>
          <w:rFonts w:hint="eastAsia"/>
        </w:rPr>
        <w:t>计算</w:t>
      </w:r>
    </w:p>
    <w:p w14:paraId="5411236B" w14:textId="6B27DE64" w:rsidR="00825C09" w:rsidRPr="00825C09" w:rsidRDefault="00825C09" w:rsidP="00825C09">
      <w:pPr>
        <w:pStyle w:val="a1"/>
      </w:pPr>
      <w:r>
        <w:rPr>
          <w:rFonts w:hint="eastAsia"/>
        </w:rPr>
        <w:t>Layer</w:t>
      </w:r>
      <w:r>
        <w:t xml:space="preserve"> CONV</w:t>
      </w:r>
      <w:r>
        <w:rPr>
          <w:rFonts w:hint="eastAsia"/>
        </w:rPr>
        <w:t>表示</w:t>
      </w:r>
      <w:r>
        <w:t>，</w:t>
      </w:r>
      <w:r>
        <w:rPr>
          <w:rFonts w:hint="eastAsia"/>
        </w:rPr>
        <w:t xml:space="preserve">(wi, </w:t>
      </w:r>
      <w:r w:rsidRPr="002425C2">
        <w:rPr>
          <w:highlight w:val="yellow"/>
          <w:rPrChange w:id="144" w:author="jie song" w:date="2018-03-28T14:16:00Z">
            <w:rPr/>
          </w:rPrChange>
        </w:rPr>
        <w:t>hi</w:t>
      </w:r>
      <w:r>
        <w:rPr>
          <w:rFonts w:hint="eastAsia"/>
        </w:rPr>
        <w:t>,</w:t>
      </w:r>
      <w:r>
        <w:t>ci)</w:t>
      </w:r>
      <w:r>
        <w:rPr>
          <w:rFonts w:hint="eastAsia"/>
        </w:rPr>
        <w:t xml:space="preserve"> </w:t>
      </w:r>
      <w:r>
        <w:t>IFMAP</w:t>
      </w:r>
      <w:r>
        <w:t>数据</w:t>
      </w:r>
      <w:r>
        <w:rPr>
          <w:rFonts w:hint="eastAsia"/>
        </w:rPr>
        <w:t>和</w:t>
      </w:r>
      <w:r>
        <w:t>所有</w:t>
      </w:r>
      <w:r>
        <w:rPr>
          <w:rFonts w:hint="eastAsia"/>
        </w:rPr>
        <w:t>nk</w:t>
      </w:r>
      <w:proofErr w:type="gramStart"/>
      <w:r>
        <w:t>个</w:t>
      </w:r>
      <w:proofErr w:type="gramEnd"/>
      <w:r>
        <w:t>Kernel</w:t>
      </w:r>
      <w:r>
        <w:t>数据完成卷积，输出</w:t>
      </w:r>
      <w:r>
        <w:rPr>
          <w:rFonts w:hint="eastAsia"/>
        </w:rPr>
        <w:t>(</w:t>
      </w:r>
      <w:r>
        <w:t>wo,ho,co</w:t>
      </w:r>
      <w:r>
        <w:rPr>
          <w:rFonts w:hint="eastAsia"/>
        </w:rPr>
        <w:t>)</w:t>
      </w:r>
      <w:r>
        <w:t xml:space="preserve"> OFMAP</w:t>
      </w:r>
      <w:r>
        <w:rPr>
          <w:rFonts w:hint="eastAsia"/>
        </w:rPr>
        <w:t>。</w:t>
      </w:r>
    </w:p>
    <w:p w14:paraId="131CD481" w14:textId="67465A74" w:rsidR="00825C09" w:rsidRDefault="00B45DD0" w:rsidP="00825C09">
      <w:pPr>
        <w:pStyle w:val="a1"/>
        <w:rPr>
          <w:ins w:id="145" w:author="jie song" w:date="2018-03-28T14:26:00Z"/>
        </w:rPr>
      </w:pPr>
      <w:ins w:id="146" w:author="jie song" w:date="2018-03-28T14:26:00Z">
        <w:r>
          <w:rPr>
            <w:rFonts w:hint="eastAsia"/>
          </w:rPr>
          <w:t>Layer</w:t>
        </w:r>
        <w:r>
          <w:t xml:space="preserve"> CONV</w:t>
        </w:r>
        <w:r>
          <w:t>表示一层卷积对应的计算</w:t>
        </w:r>
        <w:r>
          <w:rPr>
            <w:rFonts w:hint="eastAsia"/>
          </w:rPr>
          <w:t>。</w:t>
        </w:r>
      </w:ins>
    </w:p>
    <w:p w14:paraId="11090E80" w14:textId="57CB7248" w:rsidR="00B45DD0" w:rsidRPr="00825C09" w:rsidRDefault="00B45DD0" w:rsidP="00825C09">
      <w:pPr>
        <w:pStyle w:val="a1"/>
      </w:pPr>
      <w:ins w:id="147" w:author="jie song" w:date="2018-03-28T14:26:00Z">
        <w:r>
          <w:t xml:space="preserve">Layer CONV </w:t>
        </w:r>
        <w:r>
          <w:rPr>
            <w:rFonts w:hint="eastAsia"/>
          </w:rPr>
          <w:t>=</w:t>
        </w:r>
      </w:ins>
      <w:ins w:id="148" w:author="jie song" w:date="2018-03-28T14:30:00Z">
        <w:r w:rsidR="00CC7A7C">
          <w:t xml:space="preserve"> ofmap</w:t>
        </w:r>
      </w:ins>
      <w:ins w:id="149" w:author="jie song" w:date="2018-03-28T14:26:00Z">
        <w:r>
          <w:t>_</w:t>
        </w:r>
      </w:ins>
      <w:ins w:id="150" w:author="jie song" w:date="2018-03-28T14:30:00Z">
        <w:r w:rsidR="00CC7A7C">
          <w:t>t</w:t>
        </w:r>
      </w:ins>
      <w:ins w:id="151" w:author="jie song" w:date="2018-03-28T14:26:00Z">
        <w:r>
          <w:rPr>
            <w:rFonts w:hint="eastAsia"/>
          </w:rPr>
          <w:t>ile_num</w:t>
        </w:r>
        <w:r>
          <w:t xml:space="preserve"> x OFMAP_Tile</w:t>
        </w:r>
      </w:ins>
      <w:ins w:id="152" w:author="jie song" w:date="2018-03-28T14:27:00Z">
        <w:r>
          <w:rPr>
            <w:rFonts w:hint="eastAsia"/>
          </w:rPr>
          <w:t>。</w:t>
        </w:r>
      </w:ins>
    </w:p>
    <w:p w14:paraId="760B6B90" w14:textId="3EB24AC3" w:rsidR="00B530A7" w:rsidRDefault="005D6CD8" w:rsidP="00931BD5">
      <w:pPr>
        <w:pStyle w:val="a1"/>
        <w:ind w:firstLine="0"/>
      </w:pPr>
      <w:r>
        <w:object w:dxaOrig="20810" w:dyaOrig="10500" w14:anchorId="77FC5C33">
          <v:shape id="_x0000_i1054" type="#_x0000_t75" style="width:424.5pt;height:213pt" o:ole="">
            <v:imagedata r:id="rId32" o:title=""/>
          </v:shape>
          <o:OLEObject Type="Embed" ProgID="Visio.Drawing.15" ShapeID="_x0000_i1054" DrawAspect="Content" ObjectID="_1583754594" r:id="rId33"/>
        </w:object>
      </w:r>
    </w:p>
    <w:p w14:paraId="65BB2F62" w14:textId="62B47628" w:rsidR="00B530A7" w:rsidRDefault="00B530A7" w:rsidP="00B530A7">
      <w:pPr>
        <w:pStyle w:val="4"/>
      </w:pPr>
      <w:r>
        <w:rPr>
          <w:rFonts w:hint="eastAsia"/>
        </w:rPr>
        <w:t>伪代码说明</w:t>
      </w:r>
      <w:bookmarkStart w:id="153" w:name="_GoBack"/>
      <w:bookmarkEnd w:id="153"/>
    </w:p>
    <w:p w14:paraId="0737B121" w14:textId="77777777" w:rsidR="00B530A7" w:rsidRDefault="00B530A7" w:rsidP="00931BD5">
      <w:pPr>
        <w:pStyle w:val="a1"/>
        <w:ind w:firstLine="0"/>
      </w:pPr>
    </w:p>
    <w:p w14:paraId="02333140" w14:textId="1E4D3F7E" w:rsidR="00B530A7" w:rsidRDefault="00B530A7" w:rsidP="00B530A7">
      <w:pPr>
        <w:pStyle w:val="a1"/>
      </w:pPr>
      <w:proofErr w:type="gramStart"/>
      <w:r>
        <w:t>for</w:t>
      </w:r>
      <w:proofErr w:type="gramEnd"/>
      <w:r>
        <w:t xml:space="preserve"> (l=0; l &lt; ho/4;l++) </w:t>
      </w:r>
      <w:r>
        <w:tab/>
      </w:r>
      <w:r>
        <w:tab/>
      </w:r>
      <w:r>
        <w:tab/>
        <w:t>//Layer CONV</w:t>
      </w:r>
      <w:ins w:id="154" w:author="jie song" w:date="2018-03-28T14:29:00Z">
        <w:r w:rsidR="005F4AEE">
          <w:t xml:space="preserve"> = ofmap</w:t>
        </w:r>
        <w:r w:rsidR="005F4AEE">
          <w:rPr>
            <w:rFonts w:hint="eastAsia"/>
          </w:rPr>
          <w:t>_</w:t>
        </w:r>
        <w:r w:rsidR="005F4AEE">
          <w:t>tile_num x OFMAP Tile</w:t>
        </w:r>
      </w:ins>
    </w:p>
    <w:p w14:paraId="00F503B9" w14:textId="67F778E0" w:rsidR="00B530A7" w:rsidRDefault="00B530A7" w:rsidP="00B530A7">
      <w:pPr>
        <w:pStyle w:val="a1"/>
      </w:pPr>
      <w:r>
        <w:tab/>
      </w:r>
      <w:proofErr w:type="gramStart"/>
      <w:r>
        <w:t>for</w:t>
      </w:r>
      <w:proofErr w:type="gramEnd"/>
      <w:r>
        <w:t xml:space="preserve"> (z=0; z &lt; ci/4;z++) </w:t>
      </w:r>
      <w:r>
        <w:tab/>
      </w:r>
      <w:r>
        <w:tab/>
        <w:t>//OFMAP Tile</w:t>
      </w:r>
      <w:ins w:id="155" w:author="jie song" w:date="2018-03-28T14:28:00Z">
        <w:r w:rsidR="005F4AEE">
          <w:t xml:space="preserve"> = ifmap</w:t>
        </w:r>
        <w:r w:rsidR="005F4AEE">
          <w:rPr>
            <w:rFonts w:hint="eastAsia"/>
          </w:rPr>
          <w:t>_</w:t>
        </w:r>
        <w:r w:rsidR="005F4AEE">
          <w:t xml:space="preserve">tile_num x </w:t>
        </w:r>
      </w:ins>
      <w:ins w:id="156" w:author="jie song" w:date="2018-03-28T14:29:00Z">
        <w:r w:rsidR="005F4AEE">
          <w:t>IFMAP Tile</w:t>
        </w:r>
      </w:ins>
    </w:p>
    <w:p w14:paraId="529C8EC6" w14:textId="09E97097" w:rsidR="00B530A7" w:rsidRDefault="00B530A7" w:rsidP="00B530A7">
      <w:pPr>
        <w:pStyle w:val="a1"/>
      </w:pPr>
      <w:r>
        <w:tab/>
      </w:r>
      <w:r>
        <w:tab/>
      </w:r>
      <w:proofErr w:type="gramStart"/>
      <w:r>
        <w:t>for</w:t>
      </w:r>
      <w:proofErr w:type="gramEnd"/>
      <w:r>
        <w:t xml:space="preserve"> (c=0; c &lt; co/Tnk;c++) </w:t>
      </w:r>
      <w:r>
        <w:tab/>
        <w:t xml:space="preserve"> //IFMAP Tile</w:t>
      </w:r>
      <w:ins w:id="157" w:author="jie song" w:date="2018-03-28T14:28:00Z">
        <w:r w:rsidR="005F4AEE">
          <w:t xml:space="preserve"> = kernel</w:t>
        </w:r>
        <w:r w:rsidR="005F4AEE">
          <w:rPr>
            <w:rFonts w:hint="eastAsia"/>
          </w:rPr>
          <w:t>_</w:t>
        </w:r>
        <w:r w:rsidR="005F4AEE">
          <w:t>tile_num x Kernel Tile</w:t>
        </w:r>
      </w:ins>
    </w:p>
    <w:p w14:paraId="5B1E261A" w14:textId="5B0772A0" w:rsidR="00B530A7" w:rsidRDefault="00B530A7" w:rsidP="00B530A7">
      <w:pPr>
        <w:pStyle w:val="a1"/>
      </w:pPr>
      <w:r>
        <w:tab/>
      </w:r>
      <w:r>
        <w:tab/>
      </w:r>
      <w:r>
        <w:tab/>
      </w:r>
      <w:proofErr w:type="gramStart"/>
      <w:r>
        <w:t>for</w:t>
      </w:r>
      <w:proofErr w:type="gramEnd"/>
      <w:r>
        <w:t xml:space="preserve"> (r=0; r &lt; wo;r++)  //</w:t>
      </w:r>
      <w:del w:id="158" w:author="jie song" w:date="2018-03-28T14:27:00Z">
        <w:r w:rsidDel="005F4AEE">
          <w:delText xml:space="preserve">CE </w:delText>
        </w:r>
      </w:del>
      <w:ins w:id="159" w:author="jie song" w:date="2018-03-28T14:27:00Z">
        <w:r w:rsidR="005F4AEE">
          <w:t xml:space="preserve">Kernel </w:t>
        </w:r>
      </w:ins>
      <w:r>
        <w:t>Tile</w:t>
      </w:r>
      <w:ins w:id="160" w:author="jie song" w:date="2018-03-28T14:27:00Z">
        <w:r w:rsidR="005F4AEE">
          <w:t xml:space="preserve"> = </w:t>
        </w:r>
      </w:ins>
      <w:ins w:id="161" w:author="jie song" w:date="2018-03-28T14:28:00Z">
        <w:r w:rsidR="005F4AEE">
          <w:t>ce</w:t>
        </w:r>
        <w:r w:rsidR="005F4AEE">
          <w:rPr>
            <w:rFonts w:hint="eastAsia"/>
          </w:rPr>
          <w:t>_</w:t>
        </w:r>
        <w:r w:rsidR="005F4AEE">
          <w:t>tile_num</w:t>
        </w:r>
      </w:ins>
      <w:ins w:id="162" w:author="jie song" w:date="2018-03-28T14:27:00Z">
        <w:r w:rsidR="005F4AEE">
          <w:t xml:space="preserve"> x CE Tile</w:t>
        </w:r>
      </w:ins>
    </w:p>
    <w:p w14:paraId="060DDB6E" w14:textId="3ED15A5B" w:rsidR="00B530A7" w:rsidRPr="00C93118" w:rsidRDefault="00B530A7" w:rsidP="00B530A7">
      <w:pPr>
        <w:pStyle w:val="a1"/>
        <w:ind w:firstLine="0"/>
      </w:pPr>
      <w:r>
        <w:tab/>
      </w:r>
      <w:r>
        <w:tab/>
      </w:r>
      <w:r>
        <w:tab/>
      </w:r>
      <w:r>
        <w:tab/>
      </w:r>
      <w:r>
        <w:tab/>
        <w:t xml:space="preserve">CE </w:t>
      </w:r>
      <w:del w:id="163" w:author="jie song" w:date="2018-03-28T14:38:00Z">
        <w:r w:rsidDel="001351C1">
          <w:rPr>
            <w:rFonts w:hint="eastAsia"/>
          </w:rPr>
          <w:delText>CONV</w:delText>
        </w:r>
      </w:del>
      <w:ins w:id="164" w:author="jie song" w:date="2018-03-28T14:38:00Z">
        <w:r w:rsidR="001351C1">
          <w:rPr>
            <w:rFonts w:hint="eastAsia"/>
          </w:rPr>
          <w:t>Tile</w:t>
        </w:r>
      </w:ins>
      <w:r>
        <w:t xml:space="preserve">(r)    //CE </w:t>
      </w:r>
      <w:del w:id="165" w:author="jie song" w:date="2018-03-28T14:27:00Z">
        <w:r w:rsidDel="005F4AEE">
          <w:rPr>
            <w:rFonts w:hint="eastAsia"/>
          </w:rPr>
          <w:delText>CONV</w:delText>
        </w:r>
      </w:del>
      <w:ins w:id="166" w:author="jie song" w:date="2018-03-28T14:27:00Z">
        <w:r w:rsidR="005F4AEE">
          <w:rPr>
            <w:rFonts w:hint="eastAsia"/>
          </w:rPr>
          <w:t>Tile</w:t>
        </w:r>
      </w:ins>
    </w:p>
    <w:p w14:paraId="284D8ADA" w14:textId="77777777" w:rsidR="00D76ABB" w:rsidRDefault="002E21CF" w:rsidP="008C15C8">
      <w:pPr>
        <w:pStyle w:val="3"/>
      </w:pPr>
      <w:bookmarkStart w:id="167" w:name="_Toc495937245"/>
      <w:r>
        <w:rPr>
          <w:rFonts w:hint="eastAsia"/>
        </w:rPr>
        <w:t>数据流</w:t>
      </w:r>
      <w:bookmarkEnd w:id="167"/>
    </w:p>
    <w:p w14:paraId="41D4A1A4" w14:textId="77777777" w:rsidR="002E21CF" w:rsidRDefault="008C15C8" w:rsidP="002E21CF">
      <w:pPr>
        <w:pStyle w:val="a1"/>
      </w:pPr>
      <w:r>
        <w:rPr>
          <w:rFonts w:hint="eastAsia"/>
        </w:rPr>
        <w:t>数据</w:t>
      </w:r>
      <w:r>
        <w:t>流采用</w:t>
      </w:r>
      <w:r>
        <w:rPr>
          <w:rFonts w:hint="eastAsia"/>
        </w:rPr>
        <w:t>输出</w:t>
      </w:r>
      <w:r>
        <w:t>数据复用和输出数据复用方式。</w:t>
      </w:r>
    </w:p>
    <w:p w14:paraId="1549DF41" w14:textId="77777777" w:rsidR="008C15C8" w:rsidRDefault="008C15C8" w:rsidP="002E21CF">
      <w:pPr>
        <w:pStyle w:val="a1"/>
      </w:pPr>
      <w:r>
        <w:rPr>
          <w:rFonts w:hint="eastAsia"/>
        </w:rPr>
        <w:t>输入</w:t>
      </w:r>
      <w:r>
        <w:t>数据</w:t>
      </w:r>
      <w:r>
        <w:rPr>
          <w:rFonts w:hint="eastAsia"/>
        </w:rPr>
        <w:t>同时</w:t>
      </w:r>
      <w:r>
        <w:t>处理多行多</w:t>
      </w:r>
      <w:r>
        <w:t>channel</w:t>
      </w:r>
      <w:r>
        <w:rPr>
          <w:rFonts w:hint="eastAsia"/>
        </w:rPr>
        <w:t>，</w:t>
      </w:r>
      <w:r>
        <w:t>同时处理多个</w:t>
      </w:r>
      <w:r>
        <w:t>Kernel</w:t>
      </w:r>
      <w:r>
        <w:rPr>
          <w:rFonts w:hint="eastAsia"/>
        </w:rPr>
        <w:t>。计算</w:t>
      </w:r>
      <w:r>
        <w:t>完成后，</w:t>
      </w:r>
      <w:r>
        <w:t>Input</w:t>
      </w:r>
      <w:r>
        <w:t>数据保留，遍历</w:t>
      </w:r>
      <w:r>
        <w:t>Kernel</w:t>
      </w:r>
      <w:r>
        <w:rPr>
          <w:rFonts w:hint="eastAsia"/>
        </w:rPr>
        <w:t>进行</w:t>
      </w:r>
      <w:r>
        <w:t>计算，</w:t>
      </w:r>
      <w:r>
        <w:rPr>
          <w:rFonts w:hint="eastAsia"/>
        </w:rPr>
        <w:t>得到多行</w:t>
      </w:r>
      <w:r>
        <w:t>所有</w:t>
      </w:r>
      <w:r>
        <w:t>Channel</w:t>
      </w:r>
      <w:r>
        <w:t>的</w:t>
      </w:r>
      <w:r>
        <w:t>Output</w:t>
      </w:r>
      <w:r>
        <w:t>数据。</w:t>
      </w:r>
      <w:r>
        <w:rPr>
          <w:rFonts w:hint="eastAsia"/>
        </w:rPr>
        <w:t>然后从</w:t>
      </w:r>
      <w:r>
        <w:t>channel</w:t>
      </w:r>
      <w:r>
        <w:t>方向更新</w:t>
      </w:r>
      <w:r>
        <w:t>Input</w:t>
      </w:r>
      <w:r>
        <w:t>，直到计算出完整的多行</w:t>
      </w:r>
      <w:r>
        <w:t>Output</w:t>
      </w:r>
      <w:r>
        <w:t>数据。这些数据</w:t>
      </w:r>
      <w:r>
        <w:rPr>
          <w:rFonts w:hint="eastAsia"/>
        </w:rPr>
        <w:t>供</w:t>
      </w:r>
      <w:r>
        <w:t>后面计算</w:t>
      </w:r>
      <w:r>
        <w:t>BatchNormal,Relu,Pooling</w:t>
      </w:r>
      <w:r>
        <w:rPr>
          <w:rFonts w:hint="eastAsia"/>
        </w:rPr>
        <w:t>。</w:t>
      </w:r>
    </w:p>
    <w:p w14:paraId="1FB78473" w14:textId="77777777" w:rsidR="00F31F0B" w:rsidRDefault="008C15C8" w:rsidP="00F31F0B">
      <w:pPr>
        <w:pStyle w:val="a1"/>
        <w:keepNext/>
        <w:jc w:val="center"/>
      </w:pPr>
      <w:r>
        <w:object w:dxaOrig="11670" w:dyaOrig="10845" w14:anchorId="09FE4782">
          <v:shape id="_x0000_i1030" type="#_x0000_t75" style="width:330.5pt;height:305.5pt" o:ole="">
            <v:imagedata r:id="rId34" o:title=""/>
          </v:shape>
          <o:OLEObject Type="Embed" ProgID="Visio.Drawing.15" ShapeID="_x0000_i1030" DrawAspect="Content" ObjectID="_1583754595" r:id="rId35"/>
        </w:object>
      </w:r>
    </w:p>
    <w:p w14:paraId="5E610006" w14:textId="7DC625F5" w:rsidR="00F31F0B" w:rsidRDefault="00F31F0B" w:rsidP="00F31F0B">
      <w:pPr>
        <w:pStyle w:val="ab"/>
        <w:jc w:val="center"/>
      </w:pPr>
      <w:r>
        <w:t xml:space="preserve">Figure </w:t>
      </w:r>
      <w:fldSimple w:instr=" SEQ Figure \* ARABIC ">
        <w:r w:rsidR="00F95512">
          <w:rPr>
            <w:noProof/>
          </w:rPr>
          <w:t>14</w:t>
        </w:r>
      </w:fldSimple>
      <w:r>
        <w:t xml:space="preserve"> </w:t>
      </w:r>
      <w:r>
        <w:rPr>
          <w:rFonts w:hint="eastAsia"/>
        </w:rPr>
        <w:t>计算数据流</w:t>
      </w:r>
    </w:p>
    <w:p w14:paraId="4E068FD0" w14:textId="379D1190" w:rsidR="008C15C8" w:rsidRDefault="008C15C8" w:rsidP="002E21CF">
      <w:pPr>
        <w:pStyle w:val="a1"/>
      </w:pPr>
      <w:r>
        <w:tab/>
      </w:r>
    </w:p>
    <w:p w14:paraId="6CC7F82D" w14:textId="77777777" w:rsidR="008C15C8" w:rsidRDefault="008C15C8" w:rsidP="008C15C8">
      <w:pPr>
        <w:pStyle w:val="a1"/>
      </w:pPr>
      <w:r>
        <w:t>CE</w:t>
      </w:r>
      <w:r>
        <w:t>内部采用</w:t>
      </w:r>
      <w:r>
        <w:t>Row</w:t>
      </w:r>
      <w:r>
        <w:t>数据复用的方式</w:t>
      </w:r>
      <w:r>
        <w:rPr>
          <w:rFonts w:hint="eastAsia"/>
        </w:rPr>
        <w:t>。以</w:t>
      </w:r>
      <w:r>
        <w:rPr>
          <w:rFonts w:hint="eastAsia"/>
        </w:rPr>
        <w:t xml:space="preserve">3x3 </w:t>
      </w:r>
      <w:r>
        <w:t>kernel</w:t>
      </w:r>
      <w:r>
        <w:t>为例，同时输入</w:t>
      </w:r>
      <w:r>
        <w:rPr>
          <w:rFonts w:hint="eastAsia"/>
        </w:rPr>
        <w:t>5</w:t>
      </w:r>
      <w:r>
        <w:rPr>
          <w:rFonts w:hint="eastAsia"/>
        </w:rPr>
        <w:t>行</w:t>
      </w:r>
      <w:r>
        <w:t>数据，</w:t>
      </w:r>
      <w:r>
        <w:rPr>
          <w:rFonts w:hint="eastAsia"/>
        </w:rPr>
        <w:t>PE</w:t>
      </w:r>
      <w:r>
        <w:t>之间复用数据，</w:t>
      </w:r>
      <w:r>
        <w:t>9</w:t>
      </w:r>
      <w:r>
        <w:rPr>
          <w:rFonts w:hint="eastAsia"/>
        </w:rPr>
        <w:t>个</w:t>
      </w:r>
      <w:r>
        <w:t>PE</w:t>
      </w:r>
      <w:r>
        <w:rPr>
          <w:rFonts w:hint="eastAsia"/>
        </w:rPr>
        <w:t>只需要</w:t>
      </w:r>
      <w:r>
        <w:t>同时输入</w:t>
      </w:r>
      <w:r>
        <w:rPr>
          <w:rFonts w:hint="eastAsia"/>
        </w:rPr>
        <w:t>5</w:t>
      </w:r>
      <w:r>
        <w:rPr>
          <w:rFonts w:hint="eastAsia"/>
        </w:rPr>
        <w:t>个数据</w:t>
      </w:r>
      <w:r>
        <w:t>即可同时</w:t>
      </w:r>
      <w:r>
        <w:rPr>
          <w:rFonts w:hint="eastAsia"/>
        </w:rPr>
        <w:t>计算，</w:t>
      </w:r>
      <w:r>
        <w:t>Row1</w:t>
      </w:r>
      <w:r>
        <w:rPr>
          <w:rFonts w:hint="eastAsia"/>
        </w:rPr>
        <w:t>列完成</w:t>
      </w:r>
      <w:r>
        <w:rPr>
          <w:rFonts w:hint="eastAsia"/>
        </w:rPr>
        <w:t>Output</w:t>
      </w:r>
      <w:r>
        <w:t xml:space="preserve"> Row1</w:t>
      </w:r>
      <w:r>
        <w:rPr>
          <w:rFonts w:hint="eastAsia"/>
        </w:rPr>
        <w:t>计算，</w:t>
      </w:r>
      <w:r>
        <w:t>Row2</w:t>
      </w:r>
      <w:r>
        <w:rPr>
          <w:rFonts w:hint="eastAsia"/>
        </w:rPr>
        <w:t>列完成</w:t>
      </w:r>
      <w:r>
        <w:rPr>
          <w:rFonts w:hint="eastAsia"/>
        </w:rPr>
        <w:t>Output</w:t>
      </w:r>
      <w:r>
        <w:t xml:space="preserve"> Row2</w:t>
      </w:r>
      <w:r>
        <w:rPr>
          <w:rFonts w:hint="eastAsia"/>
        </w:rPr>
        <w:t>计算，</w:t>
      </w:r>
      <w:r>
        <w:t>Row3</w:t>
      </w:r>
      <w:r>
        <w:rPr>
          <w:rFonts w:hint="eastAsia"/>
        </w:rPr>
        <w:t>列完成</w:t>
      </w:r>
      <w:r>
        <w:rPr>
          <w:rFonts w:hint="eastAsia"/>
        </w:rPr>
        <w:t>Output</w:t>
      </w:r>
      <w:r>
        <w:t xml:space="preserve"> Row3</w:t>
      </w:r>
      <w:r>
        <w:rPr>
          <w:rFonts w:hint="eastAsia"/>
        </w:rPr>
        <w:t>计算。</w:t>
      </w:r>
    </w:p>
    <w:p w14:paraId="27F10B31" w14:textId="77777777" w:rsidR="00F31F0B" w:rsidRDefault="008C15C8" w:rsidP="00F31F0B">
      <w:pPr>
        <w:pStyle w:val="a1"/>
        <w:keepNext/>
        <w:jc w:val="center"/>
      </w:pPr>
      <w:r>
        <w:rPr>
          <w:noProof/>
        </w:rPr>
        <w:drawing>
          <wp:inline distT="0" distB="0" distL="0" distR="0" wp14:anchorId="22C0DD73" wp14:editId="5BFC49EF">
            <wp:extent cx="5400040" cy="2820035"/>
            <wp:effectExtent l="0" t="0" r="0" b="0"/>
            <wp:docPr id="227" name="图片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8B97A" w14:textId="7217AF94" w:rsidR="008C15C8" w:rsidRDefault="00F31F0B" w:rsidP="00F31F0B">
      <w:pPr>
        <w:pStyle w:val="ab"/>
        <w:jc w:val="center"/>
      </w:pPr>
      <w:r>
        <w:t xml:space="preserve">Figure </w:t>
      </w:r>
      <w:fldSimple w:instr=" SEQ Figure \* ARABIC ">
        <w:r w:rsidR="00F95512">
          <w:rPr>
            <w:noProof/>
          </w:rPr>
          <w:t>15</w:t>
        </w:r>
      </w:fldSimple>
      <w:r>
        <w:t xml:space="preserve"> PE</w:t>
      </w:r>
      <w:proofErr w:type="gramStart"/>
      <w:r>
        <w:t>间数据</w:t>
      </w:r>
      <w:proofErr w:type="gramEnd"/>
      <w:r>
        <w:t>复用</w:t>
      </w:r>
    </w:p>
    <w:p w14:paraId="7A781AD1" w14:textId="77777777" w:rsidR="00F1665D" w:rsidRDefault="00F1665D" w:rsidP="00F1665D"/>
    <w:p w14:paraId="1424977E" w14:textId="77777777" w:rsidR="00526567" w:rsidRPr="00D97F23" w:rsidRDefault="00526567" w:rsidP="00526567">
      <w:pPr>
        <w:pStyle w:val="3"/>
      </w:pPr>
      <w:bookmarkStart w:id="168" w:name="_Toc495937242"/>
      <w:r>
        <w:rPr>
          <w:rFonts w:hint="eastAsia"/>
        </w:rPr>
        <w:lastRenderedPageBreak/>
        <w:t>数据存取顺序</w:t>
      </w:r>
      <w:bookmarkEnd w:id="168"/>
    </w:p>
    <w:p w14:paraId="5AD4769E" w14:textId="77777777" w:rsidR="00526567" w:rsidRDefault="00526567" w:rsidP="00526567">
      <w:pPr>
        <w:pStyle w:val="a1"/>
        <w:spacing w:line="360" w:lineRule="auto"/>
        <w:rPr>
          <w:rFonts w:ascii="宋体" w:hAnsi="宋体" w:cs="Arial"/>
          <w:sz w:val="24"/>
          <w:szCs w:val="24"/>
        </w:rPr>
      </w:pPr>
      <w:r>
        <w:rPr>
          <w:rFonts w:ascii="宋体" w:hAnsi="宋体" w:cs="Arial" w:hint="eastAsia"/>
          <w:sz w:val="24"/>
          <w:szCs w:val="24"/>
        </w:rPr>
        <w:t>需要</w:t>
      </w:r>
      <w:r>
        <w:rPr>
          <w:rFonts w:ascii="宋体" w:hAnsi="宋体" w:cs="Arial"/>
          <w:sz w:val="24"/>
          <w:szCs w:val="24"/>
        </w:rPr>
        <w:t>规范HPS</w:t>
      </w:r>
      <w:r>
        <w:rPr>
          <w:rFonts w:ascii="宋体" w:hAnsi="宋体" w:cs="Arial" w:hint="eastAsia"/>
          <w:sz w:val="24"/>
          <w:szCs w:val="24"/>
        </w:rPr>
        <w:t>和</w:t>
      </w:r>
      <w:r>
        <w:rPr>
          <w:rFonts w:ascii="宋体" w:hAnsi="宋体" w:cs="Arial"/>
          <w:sz w:val="24"/>
          <w:szCs w:val="24"/>
        </w:rPr>
        <w:t xml:space="preserve"> FPGA</w:t>
      </w:r>
      <w:r>
        <w:rPr>
          <w:rFonts w:ascii="宋体" w:hAnsi="宋体" w:cs="Arial" w:hint="eastAsia"/>
          <w:sz w:val="24"/>
          <w:szCs w:val="24"/>
        </w:rPr>
        <w:t>交互</w:t>
      </w:r>
      <w:r>
        <w:rPr>
          <w:rFonts w:ascii="宋体" w:hAnsi="宋体" w:cs="Arial"/>
          <w:sz w:val="24"/>
          <w:szCs w:val="24"/>
        </w:rPr>
        <w:t>数据的</w:t>
      </w:r>
      <w:r>
        <w:rPr>
          <w:rFonts w:ascii="宋体" w:hAnsi="宋体" w:cs="Arial" w:hint="eastAsia"/>
          <w:sz w:val="24"/>
          <w:szCs w:val="24"/>
        </w:rPr>
        <w:t>存放</w:t>
      </w:r>
      <w:r>
        <w:rPr>
          <w:rFonts w:ascii="宋体" w:hAnsi="宋体" w:cs="Arial"/>
          <w:sz w:val="24"/>
          <w:szCs w:val="24"/>
        </w:rPr>
        <w:t>结构。</w:t>
      </w:r>
    </w:p>
    <w:p w14:paraId="23D76DEE" w14:textId="77777777" w:rsidR="00526567" w:rsidRDefault="00526567" w:rsidP="00526567">
      <w:pPr>
        <w:pStyle w:val="4"/>
      </w:pPr>
      <w:r>
        <w:t>Input Picture</w:t>
      </w:r>
    </w:p>
    <w:p w14:paraId="1AA117D5" w14:textId="77777777" w:rsidR="00526567" w:rsidRPr="00906AD5" w:rsidRDefault="00526567" w:rsidP="00526567">
      <w:pPr>
        <w:pStyle w:val="a1"/>
        <w:ind w:left="420" w:firstLine="0"/>
      </w:pPr>
      <w:r>
        <w:rPr>
          <w:rFonts w:hint="eastAsia"/>
        </w:rPr>
        <w:t>通过</w:t>
      </w:r>
      <w:r>
        <w:t>以太网获取的图片格式。</w:t>
      </w:r>
    </w:p>
    <w:p w14:paraId="311C0E16" w14:textId="77777777" w:rsidR="00526567" w:rsidRDefault="00526567" w:rsidP="00526567">
      <w:pPr>
        <w:pStyle w:val="4"/>
      </w:pPr>
      <w:r>
        <w:rPr>
          <w:rFonts w:hint="eastAsia"/>
        </w:rPr>
        <w:t>I</w:t>
      </w:r>
      <w:r>
        <w:t>F</w:t>
      </w:r>
      <w:r>
        <w:rPr>
          <w:rFonts w:hint="eastAsia"/>
        </w:rPr>
        <w:t>MAP</w:t>
      </w:r>
    </w:p>
    <w:p w14:paraId="1C553551" w14:textId="77777777" w:rsidR="00526567" w:rsidRDefault="00526567" w:rsidP="00526567">
      <w:pPr>
        <w:pStyle w:val="a1"/>
      </w:pPr>
      <w:r>
        <w:rPr>
          <w:rFonts w:hint="eastAsia"/>
        </w:rPr>
        <w:t>RGB</w:t>
      </w:r>
      <w:r>
        <w:t>共</w:t>
      </w:r>
      <w:r>
        <w:rPr>
          <w:rFonts w:hint="eastAsia"/>
        </w:rPr>
        <w:t>24</w:t>
      </w:r>
      <w:r>
        <w:t>bit</w:t>
      </w:r>
      <w:r>
        <w:t>数据，</w:t>
      </w:r>
      <w:r>
        <w:rPr>
          <w:rFonts w:hint="eastAsia"/>
        </w:rPr>
        <w:t>由</w:t>
      </w:r>
      <w:r>
        <w:rPr>
          <w:rFonts w:hint="eastAsia"/>
        </w:rPr>
        <w:t>FPGA</w:t>
      </w:r>
      <w:r>
        <w:t>处理后</w:t>
      </w:r>
      <w:r>
        <w:rPr>
          <w:rFonts w:hint="eastAsia"/>
        </w:rPr>
        <w:t>由</w:t>
      </w:r>
      <w:r>
        <w:rPr>
          <w:rFonts w:hint="eastAsia"/>
        </w:rPr>
        <w:t>8</w:t>
      </w:r>
      <w:r>
        <w:t>bit</w:t>
      </w:r>
      <w:r>
        <w:t>数据转换成了</w:t>
      </w:r>
      <w:r>
        <w:rPr>
          <w:rFonts w:hint="eastAsia"/>
        </w:rPr>
        <w:t>16</w:t>
      </w:r>
      <w:r>
        <w:t>bit</w:t>
      </w:r>
      <w:r>
        <w:t>定点</w:t>
      </w:r>
      <w:r>
        <w:rPr>
          <w:rFonts w:hint="eastAsia"/>
        </w:rPr>
        <w:t>，</w:t>
      </w:r>
      <w:r>
        <w:t>RGB</w:t>
      </w:r>
      <w:r>
        <w:t>分别连续存放在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t>DDR</w:t>
      </w:r>
      <w:r>
        <w:t>空间</w:t>
      </w:r>
      <w:r>
        <w:rPr>
          <w:rFonts w:hint="eastAsia"/>
        </w:rPr>
        <w:t>。</w:t>
      </w:r>
      <w:r>
        <w:t>发送到</w:t>
      </w:r>
      <w:r>
        <w:t>FPGA</w:t>
      </w:r>
      <w:r>
        <w:t>的数据是按照</w:t>
      </w:r>
      <w:r>
        <w:rPr>
          <w:rFonts w:hint="eastAsia"/>
        </w:rPr>
        <w:t>行进行</w:t>
      </w:r>
      <w:r>
        <w:t>顺序取数</w:t>
      </w:r>
      <w:r>
        <w:rPr>
          <w:rFonts w:hint="eastAsia"/>
        </w:rPr>
        <w:t>，</w:t>
      </w:r>
      <w:r>
        <w:t>每次从行头到行尾</w:t>
      </w:r>
      <w:r>
        <w:rPr>
          <w:rFonts w:hint="eastAsia"/>
        </w:rPr>
        <w:t>，</w:t>
      </w:r>
      <w:r>
        <w:t>然后再按照</w:t>
      </w:r>
      <w:r>
        <w:t>channel</w:t>
      </w:r>
      <w:r>
        <w:rPr>
          <w:rFonts w:hint="eastAsia"/>
        </w:rPr>
        <w:t>放置</w:t>
      </w:r>
      <w:r>
        <w:t>。</w:t>
      </w:r>
    </w:p>
    <w:p w14:paraId="0BEB174E" w14:textId="77777777" w:rsidR="00526567" w:rsidRDefault="00526567" w:rsidP="00526567">
      <w:pPr>
        <w:pStyle w:val="a1"/>
        <w:keepNext/>
        <w:jc w:val="center"/>
      </w:pPr>
      <w:r>
        <w:object w:dxaOrig="3826" w:dyaOrig="3480" w14:anchorId="39E45F0E">
          <v:shape id="_x0000_i1031" type="#_x0000_t75" style="width:191pt;height:174pt" o:ole="">
            <v:imagedata r:id="rId37" o:title=""/>
          </v:shape>
          <o:OLEObject Type="Embed" ProgID="Visio.Drawing.15" ShapeID="_x0000_i1031" DrawAspect="Content" ObjectID="_1583754596" r:id="rId38"/>
        </w:object>
      </w:r>
    </w:p>
    <w:p w14:paraId="54E9CBA0" w14:textId="77777777" w:rsidR="00526567" w:rsidRPr="00906AD5" w:rsidRDefault="00526567" w:rsidP="00526567">
      <w:pPr>
        <w:pStyle w:val="ab"/>
        <w:jc w:val="center"/>
      </w:pPr>
      <w:r>
        <w:t xml:space="preserve">Figure </w:t>
      </w:r>
      <w:fldSimple w:instr=" SEQ Figure \* ARABIC ">
        <w:r>
          <w:rPr>
            <w:noProof/>
          </w:rPr>
          <w:t>4</w:t>
        </w:r>
      </w:fldSimple>
      <w:r>
        <w:t xml:space="preserve"> IFMAP</w:t>
      </w:r>
      <w:r>
        <w:t>数据排列顺序</w:t>
      </w:r>
    </w:p>
    <w:p w14:paraId="28358D1F" w14:textId="77777777" w:rsidR="00526567" w:rsidRDefault="00526567" w:rsidP="00526567">
      <w:pPr>
        <w:pStyle w:val="4"/>
      </w:pPr>
      <w:r>
        <w:t>Weights</w:t>
      </w:r>
    </w:p>
    <w:p w14:paraId="2973A97E" w14:textId="77777777" w:rsidR="00526567" w:rsidRPr="006A24AF" w:rsidRDefault="00526567" w:rsidP="00526567">
      <w:pPr>
        <w:pStyle w:val="a1"/>
      </w:pPr>
      <w:r>
        <w:rPr>
          <w:rFonts w:hint="eastAsia"/>
        </w:rPr>
        <w:t>Weights</w:t>
      </w:r>
      <w:r>
        <w:t>按照行头到行尾的顺序存放，每一个</w:t>
      </w:r>
      <w:r>
        <w:t>Weights</w:t>
      </w:r>
      <w:r>
        <w:t>连续存放，</w:t>
      </w:r>
      <w:r>
        <w:t>weights ch1</w:t>
      </w:r>
      <w:r>
        <w:rPr>
          <w:rFonts w:hint="eastAsia"/>
        </w:rPr>
        <w:t>存放</w:t>
      </w:r>
      <w:r>
        <w:t>后</w:t>
      </w:r>
      <w:r>
        <w:rPr>
          <w:rFonts w:hint="eastAsia"/>
        </w:rPr>
        <w:t>紧接着</w:t>
      </w:r>
      <w:r>
        <w:t>存放</w:t>
      </w:r>
      <w:r>
        <w:t>ch2</w:t>
      </w:r>
      <w:r>
        <w:rPr>
          <w:rFonts w:hint="eastAsia"/>
        </w:rPr>
        <w:t>。</w:t>
      </w:r>
      <w:r>
        <w:t>W</w:t>
      </w:r>
      <w:r>
        <w:rPr>
          <w:rFonts w:hint="eastAsia"/>
        </w:rPr>
        <w:t>eights</w:t>
      </w:r>
      <w:r>
        <w:t>存放</w:t>
      </w:r>
      <w:r>
        <w:rPr>
          <w:rFonts w:hint="eastAsia"/>
        </w:rPr>
        <w:t>顺序</w:t>
      </w:r>
      <w:r>
        <w:t>同</w:t>
      </w:r>
      <w:r>
        <w:t>IFMAP</w:t>
      </w:r>
      <w:r>
        <w:t>存放顺序，</w:t>
      </w:r>
      <w:r>
        <w:rPr>
          <w:rFonts w:hint="eastAsia"/>
        </w:rPr>
        <w:t>1</w:t>
      </w:r>
      <w:r>
        <w:rPr>
          <w:rFonts w:hint="eastAsia"/>
        </w:rPr>
        <w:t>个</w:t>
      </w:r>
      <w:r>
        <w:t>weigths</w:t>
      </w:r>
      <w:r>
        <w:t>存放后再存放紧接着的下一个</w:t>
      </w:r>
      <w:r>
        <w:t>weigths</w:t>
      </w:r>
      <w:r>
        <w:t>。</w:t>
      </w:r>
    </w:p>
    <w:p w14:paraId="553A0856" w14:textId="77777777" w:rsidR="00526567" w:rsidRDefault="00526567" w:rsidP="00526567">
      <w:pPr>
        <w:pStyle w:val="4"/>
      </w:pPr>
      <w:r>
        <w:rPr>
          <w:rFonts w:hint="eastAsia"/>
        </w:rPr>
        <w:t>卷积Output</w:t>
      </w:r>
    </w:p>
    <w:p w14:paraId="2E5EA29C" w14:textId="77777777" w:rsidR="00526567" w:rsidRPr="006A24AF" w:rsidRDefault="00526567" w:rsidP="00526567">
      <w:pPr>
        <w:pStyle w:val="a1"/>
      </w:pPr>
      <w:r>
        <w:rPr>
          <w:rFonts w:hint="eastAsia"/>
        </w:rPr>
        <w:t>卷积</w:t>
      </w:r>
      <w:r>
        <w:t>的输出</w:t>
      </w:r>
      <w:r>
        <w:rPr>
          <w:rFonts w:hint="eastAsia"/>
        </w:rPr>
        <w:t>按照</w:t>
      </w:r>
      <w:r>
        <w:t>行头到行尾</w:t>
      </w:r>
      <w:r>
        <w:rPr>
          <w:rFonts w:hint="eastAsia"/>
        </w:rPr>
        <w:t>，</w:t>
      </w:r>
      <w:r>
        <w:t>ch1</w:t>
      </w:r>
      <w:r>
        <w:rPr>
          <w:rFonts w:hint="eastAsia"/>
        </w:rPr>
        <w:t>存放</w:t>
      </w:r>
      <w:r>
        <w:t>完成后再存放</w:t>
      </w:r>
      <w:r>
        <w:t>ch2</w:t>
      </w:r>
      <w:r>
        <w:rPr>
          <w:rFonts w:hint="eastAsia"/>
        </w:rPr>
        <w:t>。卷积</w:t>
      </w:r>
      <w:r>
        <w:t>输出的</w:t>
      </w:r>
      <w:r>
        <w:rPr>
          <w:rFonts w:hint="eastAsia"/>
        </w:rPr>
        <w:t>顺序</w:t>
      </w:r>
      <w:r>
        <w:t>同</w:t>
      </w:r>
      <w:r>
        <w:t>IFMAP</w:t>
      </w:r>
      <w:r>
        <w:t>。</w:t>
      </w:r>
    </w:p>
    <w:p w14:paraId="7F910C91" w14:textId="77777777" w:rsidR="00526567" w:rsidRDefault="00526567" w:rsidP="00526567">
      <w:pPr>
        <w:pStyle w:val="4"/>
      </w:pPr>
      <w:r>
        <w:rPr>
          <w:rFonts w:hint="eastAsia"/>
        </w:rPr>
        <w:t>RIO</w:t>
      </w:r>
      <w:r>
        <w:t xml:space="preserve"> Pooling</w:t>
      </w:r>
    </w:p>
    <w:p w14:paraId="7A9C04F8" w14:textId="77777777" w:rsidR="00526567" w:rsidRPr="006A24AF" w:rsidRDefault="00526567" w:rsidP="00526567">
      <w:pPr>
        <w:pStyle w:val="a1"/>
      </w:pPr>
      <w:r>
        <w:rPr>
          <w:rFonts w:hint="eastAsia"/>
        </w:rPr>
        <w:t>ROI</w:t>
      </w:r>
      <w:r>
        <w:t xml:space="preserve"> Pooling</w:t>
      </w:r>
      <w:r>
        <w:t>输出的数据按照，</w:t>
      </w:r>
      <w:r>
        <w:rPr>
          <w:rFonts w:hint="eastAsia"/>
        </w:rPr>
        <w:t xml:space="preserve">6x6 </w:t>
      </w:r>
      <w:r>
        <w:rPr>
          <w:rFonts w:hint="eastAsia"/>
        </w:rPr>
        <w:t>从</w:t>
      </w:r>
      <w:r>
        <w:t>行头到行尾的顺序进行存放，</w:t>
      </w:r>
      <w:r>
        <w:rPr>
          <w:rFonts w:hint="eastAsia"/>
        </w:rPr>
        <w:t>ch</w:t>
      </w:r>
      <w:r>
        <w:t>1</w:t>
      </w:r>
      <w:r>
        <w:rPr>
          <w:rFonts w:hint="eastAsia"/>
        </w:rPr>
        <w:t>存放</w:t>
      </w:r>
      <w:r>
        <w:t>完成后再存放</w:t>
      </w:r>
      <w:r>
        <w:t>ch2</w:t>
      </w:r>
      <w:r>
        <w:rPr>
          <w:rFonts w:hint="eastAsia"/>
        </w:rPr>
        <w:t>，直到</w:t>
      </w:r>
      <w:r>
        <w:rPr>
          <w:rFonts w:hint="eastAsia"/>
        </w:rPr>
        <w:t>256</w:t>
      </w:r>
      <w:r>
        <w:t>ch</w:t>
      </w:r>
      <w:r>
        <w:t>完成存放。所以</w:t>
      </w:r>
      <w:r>
        <w:rPr>
          <w:rFonts w:hint="eastAsia"/>
        </w:rPr>
        <w:t>ARM</w:t>
      </w:r>
      <w:r>
        <w:t>提供</w:t>
      </w:r>
      <w:r>
        <w:rPr>
          <w:rFonts w:hint="eastAsia"/>
        </w:rPr>
        <w:t>的</w:t>
      </w:r>
      <w:r>
        <w:t>FC6</w:t>
      </w:r>
      <w:r>
        <w:rPr>
          <w:rFonts w:hint="eastAsia"/>
        </w:rPr>
        <w:t xml:space="preserve"> </w:t>
      </w:r>
      <w:r>
        <w:t>weights</w:t>
      </w:r>
      <w:r>
        <w:t>顺序也要按照这个顺序存放。</w:t>
      </w:r>
    </w:p>
    <w:p w14:paraId="4E778652" w14:textId="77777777" w:rsidR="00526567" w:rsidRDefault="00526567" w:rsidP="00526567">
      <w:pPr>
        <w:pStyle w:val="4"/>
      </w:pPr>
      <w:r>
        <w:t>FC Output</w:t>
      </w:r>
    </w:p>
    <w:p w14:paraId="5A68C4BD" w14:textId="77777777" w:rsidR="00526567" w:rsidRDefault="00526567" w:rsidP="00526567">
      <w:pPr>
        <w:pStyle w:val="a1"/>
      </w:pPr>
      <w:r>
        <w:rPr>
          <w:rFonts w:hint="eastAsia"/>
        </w:rPr>
        <w:t>FC</w:t>
      </w:r>
      <w:r>
        <w:t>6</w:t>
      </w:r>
      <w:r>
        <w:rPr>
          <w:rFonts w:hint="eastAsia"/>
        </w:rPr>
        <w:t>输出</w:t>
      </w:r>
      <w:r>
        <w:t>的</w:t>
      </w:r>
      <w:r>
        <w:rPr>
          <w:rFonts w:hint="eastAsia"/>
        </w:rPr>
        <w:t>300</w:t>
      </w:r>
      <w:r>
        <w:t>*</w:t>
      </w:r>
      <w:r>
        <w:rPr>
          <w:rFonts w:hint="eastAsia"/>
        </w:rPr>
        <w:t>512</w:t>
      </w:r>
      <w:r>
        <w:rPr>
          <w:rFonts w:hint="eastAsia"/>
        </w:rPr>
        <w:t>个</w:t>
      </w:r>
      <w:r>
        <w:t>数据，按照</w:t>
      </w:r>
      <w:r>
        <w:rPr>
          <w:rFonts w:hint="eastAsia"/>
        </w:rPr>
        <w:t>从</w:t>
      </w:r>
      <w:r>
        <w:t>行头到行尾的顺序进行存放</w:t>
      </w:r>
      <w:r>
        <w:rPr>
          <w:rFonts w:hint="eastAsia"/>
        </w:rPr>
        <w:t>，</w:t>
      </w:r>
      <w:r>
        <w:t>所以</w:t>
      </w:r>
      <w:r>
        <w:t>FC7</w:t>
      </w:r>
      <w:r>
        <w:rPr>
          <w:rFonts w:hint="eastAsia"/>
        </w:rPr>
        <w:t>的</w:t>
      </w:r>
      <w:r>
        <w:t>weights</w:t>
      </w:r>
      <w:r>
        <w:rPr>
          <w:rFonts w:hint="eastAsia"/>
        </w:rPr>
        <w:t>也要</w:t>
      </w:r>
      <w:r>
        <w:t>按照这个顺序存放。</w:t>
      </w:r>
    </w:p>
    <w:p w14:paraId="00507569" w14:textId="77777777" w:rsidR="00526567" w:rsidRDefault="00526567" w:rsidP="00526567">
      <w:pPr>
        <w:pStyle w:val="a1"/>
        <w:keepNext/>
        <w:jc w:val="center"/>
      </w:pPr>
      <w:r>
        <w:object w:dxaOrig="6255" w:dyaOrig="5280" w14:anchorId="091F62F9">
          <v:shape id="_x0000_i1032" type="#_x0000_t75" style="width:313pt;height:265pt" o:ole="">
            <v:imagedata r:id="rId39" o:title=""/>
          </v:shape>
          <o:OLEObject Type="Embed" ProgID="Visio.Drawing.15" ShapeID="_x0000_i1032" DrawAspect="Content" ObjectID="_1583754597" r:id="rId40"/>
        </w:object>
      </w:r>
    </w:p>
    <w:p w14:paraId="29B4DC17" w14:textId="77777777" w:rsidR="00526567" w:rsidRPr="00D932C5" w:rsidRDefault="00526567" w:rsidP="00526567">
      <w:pPr>
        <w:pStyle w:val="ab"/>
        <w:jc w:val="center"/>
      </w:pPr>
      <w:r>
        <w:t xml:space="preserve">Figure </w:t>
      </w:r>
      <w:fldSimple w:instr=" SEQ Figure \* ARABIC ">
        <w:r>
          <w:rPr>
            <w:noProof/>
          </w:rPr>
          <w:t>5</w:t>
        </w:r>
      </w:fldSimple>
      <w:r>
        <w:t xml:space="preserve"> FC6 </w:t>
      </w:r>
      <w:r>
        <w:rPr>
          <w:rFonts w:hint="eastAsia"/>
        </w:rPr>
        <w:t>数据</w:t>
      </w:r>
      <w:r>
        <w:t>结构</w:t>
      </w:r>
    </w:p>
    <w:p w14:paraId="6CA9B956" w14:textId="1A6C38DF" w:rsidR="00F1665D" w:rsidRPr="00F1665D" w:rsidRDefault="00526567" w:rsidP="00526567">
      <w:r>
        <w:t>HPS</w:t>
      </w:r>
      <w:r>
        <w:rPr>
          <w:rFonts w:hint="eastAsia"/>
        </w:rPr>
        <w:t>最后</w:t>
      </w:r>
      <w:r>
        <w:t>输出</w:t>
      </w:r>
    </w:p>
    <w:p w14:paraId="6E406325" w14:textId="77777777" w:rsidR="008C15C8" w:rsidRPr="002E21CF" w:rsidRDefault="008C15C8" w:rsidP="002E21CF">
      <w:pPr>
        <w:pStyle w:val="a1"/>
      </w:pPr>
    </w:p>
    <w:p w14:paraId="37287CE0" w14:textId="77777777" w:rsidR="002E21CF" w:rsidRDefault="00603754" w:rsidP="00603754">
      <w:pPr>
        <w:pStyle w:val="3"/>
      </w:pPr>
      <w:bookmarkStart w:id="169" w:name="_Toc495937246"/>
      <w:r>
        <w:rPr>
          <w:rFonts w:hint="eastAsia"/>
        </w:rPr>
        <w:t>PE</w:t>
      </w:r>
      <w:r>
        <w:t>结构</w:t>
      </w:r>
      <w:bookmarkEnd w:id="169"/>
    </w:p>
    <w:p w14:paraId="274B6FB9" w14:textId="77777777" w:rsidR="002E21CF" w:rsidRDefault="002E21CF" w:rsidP="00603754">
      <w:pPr>
        <w:pStyle w:val="a1"/>
        <w:ind w:firstLine="0"/>
      </w:pPr>
    </w:p>
    <w:p w14:paraId="289AFAD6" w14:textId="77777777" w:rsidR="00F31F0B" w:rsidRDefault="00603754" w:rsidP="00F31F0B">
      <w:pPr>
        <w:pStyle w:val="a1"/>
        <w:keepNext/>
        <w:ind w:firstLine="0"/>
        <w:jc w:val="center"/>
      </w:pPr>
      <w:r>
        <w:object w:dxaOrig="11175" w:dyaOrig="3285" w14:anchorId="3B271B2A">
          <v:shape id="_x0000_i1033" type="#_x0000_t75" style="width:424.5pt;height:125pt" o:ole="">
            <v:imagedata r:id="rId41" o:title=""/>
          </v:shape>
          <o:OLEObject Type="Embed" ProgID="Visio.Drawing.15" ShapeID="_x0000_i1033" DrawAspect="Content" ObjectID="_1583754598" r:id="rId42"/>
        </w:object>
      </w:r>
    </w:p>
    <w:p w14:paraId="1409D797" w14:textId="7ABAE825" w:rsidR="00603754" w:rsidRDefault="00F31F0B" w:rsidP="00F31F0B">
      <w:pPr>
        <w:pStyle w:val="ab"/>
        <w:jc w:val="center"/>
      </w:pPr>
      <w:r>
        <w:t xml:space="preserve">Figure </w:t>
      </w:r>
      <w:fldSimple w:instr=" SEQ Figure \* ARABIC ">
        <w:r w:rsidR="00F95512">
          <w:rPr>
            <w:noProof/>
          </w:rPr>
          <w:t>16</w:t>
        </w:r>
      </w:fldSimple>
      <w:r>
        <w:t xml:space="preserve"> PE</w:t>
      </w:r>
      <w:r>
        <w:t>结构</w:t>
      </w:r>
    </w:p>
    <w:p w14:paraId="58A064FD" w14:textId="77777777" w:rsidR="00603754" w:rsidRDefault="00603754" w:rsidP="00603754">
      <w:pPr>
        <w:pStyle w:val="3"/>
      </w:pPr>
      <w:bookmarkStart w:id="170" w:name="_Toc495937247"/>
      <w:r>
        <w:rPr>
          <w:rFonts w:hint="eastAsia"/>
        </w:rPr>
        <w:lastRenderedPageBreak/>
        <w:t>列</w:t>
      </w:r>
      <w:r>
        <w:t>结构</w:t>
      </w:r>
      <w:bookmarkEnd w:id="170"/>
    </w:p>
    <w:p w14:paraId="747BBEA4" w14:textId="77777777" w:rsidR="00F31F0B" w:rsidRDefault="00603754" w:rsidP="00F31F0B">
      <w:pPr>
        <w:pStyle w:val="a1"/>
        <w:keepNext/>
        <w:ind w:firstLine="0"/>
        <w:jc w:val="center"/>
      </w:pPr>
      <w:r>
        <w:object w:dxaOrig="5041" w:dyaOrig="4590" w14:anchorId="6649FE83">
          <v:shape id="_x0000_i1034" type="#_x0000_t75" style="width:252.5pt;height:229pt" o:ole="">
            <v:imagedata r:id="rId43" o:title=""/>
          </v:shape>
          <o:OLEObject Type="Embed" ProgID="Visio.Drawing.15" ShapeID="_x0000_i1034" DrawAspect="Content" ObjectID="_1583754599" r:id="rId44"/>
        </w:object>
      </w:r>
    </w:p>
    <w:p w14:paraId="1C4F3366" w14:textId="12284AAA" w:rsidR="00603754" w:rsidRDefault="00F31F0B" w:rsidP="00F31F0B">
      <w:pPr>
        <w:pStyle w:val="ab"/>
        <w:jc w:val="center"/>
      </w:pPr>
      <w:r>
        <w:t xml:space="preserve">Figure </w:t>
      </w:r>
      <w:fldSimple w:instr=" SEQ Figure \* ARABIC ">
        <w:r w:rsidR="00F95512">
          <w:rPr>
            <w:noProof/>
          </w:rPr>
          <w:t>17</w:t>
        </w:r>
      </w:fldSimple>
      <w:r>
        <w:t xml:space="preserve"> PE</w:t>
      </w:r>
      <w:r>
        <w:t>列结构</w:t>
      </w:r>
    </w:p>
    <w:p w14:paraId="2573A2B4" w14:textId="77777777" w:rsidR="00603754" w:rsidRDefault="00603754" w:rsidP="00603754">
      <w:pPr>
        <w:pStyle w:val="3"/>
      </w:pPr>
      <w:bookmarkStart w:id="171" w:name="_Toc495937248"/>
      <w:r>
        <w:t>4</w:t>
      </w:r>
      <w:r>
        <w:rPr>
          <w:rFonts w:hint="eastAsia"/>
        </w:rPr>
        <w:t>列</w:t>
      </w:r>
      <w:r>
        <w:t>结构</w:t>
      </w:r>
      <w:bookmarkEnd w:id="171"/>
    </w:p>
    <w:p w14:paraId="60359447" w14:textId="77777777" w:rsidR="00575DB4" w:rsidRDefault="00575DB4" w:rsidP="009B1E25">
      <w:pPr>
        <w:pStyle w:val="a1"/>
      </w:pPr>
      <w:r>
        <w:rPr>
          <w:rFonts w:hint="eastAsia"/>
        </w:rPr>
        <w:t>4</w:t>
      </w:r>
      <w:r>
        <w:rPr>
          <w:rFonts w:hint="eastAsia"/>
        </w:rPr>
        <w:t>列</w:t>
      </w:r>
      <w:r>
        <w:t>PE</w:t>
      </w:r>
      <w:r>
        <w:t>完成</w:t>
      </w:r>
      <w:r>
        <w:rPr>
          <w:rFonts w:hint="eastAsia"/>
        </w:rPr>
        <w:t>4</w:t>
      </w:r>
      <w:r>
        <w:rPr>
          <w:rFonts w:hint="eastAsia"/>
        </w:rPr>
        <w:t>个</w:t>
      </w:r>
      <w:r>
        <w:t>Output Row</w:t>
      </w:r>
      <w:r>
        <w:t>的卷积计算。</w:t>
      </w:r>
    </w:p>
    <w:p w14:paraId="02864D2D" w14:textId="77777777" w:rsidR="009B1E25" w:rsidRDefault="009B1E25" w:rsidP="009B1E25">
      <w:pPr>
        <w:pStyle w:val="a1"/>
      </w:pPr>
      <w:r>
        <w:rPr>
          <w:rFonts w:hint="eastAsia"/>
        </w:rPr>
        <w:t>一个统一</w:t>
      </w:r>
      <w:r>
        <w:t>的</w:t>
      </w:r>
      <w:r>
        <w:t>Input reg</w:t>
      </w:r>
      <w:r>
        <w:t>缓冲，由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t>控制时序逻辑来</w:t>
      </w:r>
      <w:r>
        <w:rPr>
          <w:rFonts w:hint="eastAsia"/>
        </w:rPr>
        <w:t>应对</w:t>
      </w:r>
      <w:r>
        <w:rPr>
          <w:rFonts w:hint="eastAsia"/>
        </w:rPr>
        <w:t>3x3,5x5,7x7</w:t>
      </w:r>
      <w:r>
        <w:rPr>
          <w:rFonts w:hint="eastAsia"/>
        </w:rPr>
        <w:t>数据</w:t>
      </w:r>
      <w:r>
        <w:t>输出，同时对应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t>不同的</w:t>
      </w:r>
      <w:r>
        <w:t>PE</w:t>
      </w:r>
      <w:r>
        <w:t>数据共享网络，分别对应</w:t>
      </w:r>
      <w:r>
        <w:rPr>
          <w:rFonts w:hint="eastAsia"/>
        </w:rPr>
        <w:t>3x3 S=1,5x5 S</w:t>
      </w:r>
      <w:r>
        <w:t>=2,7x7 S=2</w:t>
      </w:r>
      <w:r>
        <w:rPr>
          <w:rFonts w:hint="eastAsia"/>
        </w:rPr>
        <w:t>。如果</w:t>
      </w:r>
      <w:r>
        <w:t>要</w:t>
      </w:r>
      <w:r>
        <w:rPr>
          <w:rFonts w:hint="eastAsia"/>
        </w:rPr>
        <w:t>增加卷积核</w:t>
      </w:r>
      <w:r>
        <w:t>的尺寸和</w:t>
      </w:r>
      <w:r>
        <w:t>Stride</w:t>
      </w:r>
      <w:r>
        <w:t>种类，需要新增一个复用关系</w:t>
      </w:r>
      <w:r>
        <w:rPr>
          <w:rFonts w:hint="eastAsia"/>
        </w:rPr>
        <w:t>网络</w:t>
      </w:r>
      <w:r>
        <w:t>。</w:t>
      </w:r>
    </w:p>
    <w:p w14:paraId="754B619B" w14:textId="77777777" w:rsidR="009B1E25" w:rsidRPr="009B1E25" w:rsidRDefault="009B1E25" w:rsidP="009B1E25">
      <w:pPr>
        <w:pStyle w:val="a1"/>
      </w:pPr>
      <w:r>
        <w:t>4</w:t>
      </w:r>
      <w:r>
        <w:rPr>
          <w:rFonts w:hint="eastAsia"/>
        </w:rPr>
        <w:t>列</w:t>
      </w:r>
      <w:r>
        <w:t>PE</w:t>
      </w:r>
      <w:r>
        <w:t>，复用同一个</w:t>
      </w:r>
      <w:r>
        <w:t>Weights</w:t>
      </w:r>
      <w:r>
        <w:t>寄存器，</w:t>
      </w:r>
      <w:r>
        <w:rPr>
          <w:rFonts w:hint="eastAsia"/>
        </w:rPr>
        <w:t>每一个</w:t>
      </w:r>
      <w:r>
        <w:t>PE</w:t>
      </w:r>
      <w:r>
        <w:t>的一行，对应同一个</w:t>
      </w:r>
      <w:r>
        <w:t>Weights</w:t>
      </w:r>
      <w:r>
        <w:t>寄存器的行，通过时序控制来处理</w:t>
      </w:r>
      <w:r>
        <w:rPr>
          <w:rFonts w:hint="eastAsia"/>
        </w:rPr>
        <w:t>3x3,5x5,7x7</w:t>
      </w:r>
      <w:r>
        <w:rPr>
          <w:rFonts w:hint="eastAsia"/>
        </w:rPr>
        <w:t>网络</w:t>
      </w:r>
      <w:r>
        <w:t>。</w:t>
      </w:r>
    </w:p>
    <w:p w14:paraId="67EC623B" w14:textId="77777777" w:rsidR="00603754" w:rsidRDefault="00603754" w:rsidP="009B1E25">
      <w:pPr>
        <w:pStyle w:val="a1"/>
      </w:pPr>
      <w:r>
        <w:rPr>
          <w:rFonts w:hint="eastAsia"/>
        </w:rPr>
        <w:t>每一个</w:t>
      </w:r>
      <w:r>
        <w:t>列对应</w:t>
      </w:r>
      <w:r w:rsidR="009B1E25">
        <w:rPr>
          <w:rFonts w:hint="eastAsia"/>
        </w:rPr>
        <w:t>3</w:t>
      </w:r>
      <w:r w:rsidR="009B1E25">
        <w:rPr>
          <w:rFonts w:hint="eastAsia"/>
        </w:rPr>
        <w:t>个输出</w:t>
      </w:r>
      <w:r w:rsidR="009B1E25">
        <w:t>累加网络</w:t>
      </w:r>
      <w:r w:rsidR="009B1E25">
        <w:rPr>
          <w:rFonts w:hint="eastAsia"/>
        </w:rPr>
        <w:t>，</w:t>
      </w:r>
      <w:r w:rsidR="009B1E25">
        <w:t>分别处理</w:t>
      </w:r>
      <w:r w:rsidR="009B1E25">
        <w:rPr>
          <w:rFonts w:hint="eastAsia"/>
        </w:rPr>
        <w:t>3x3,5x5,7x7</w:t>
      </w:r>
      <w:r w:rsidR="009B1E25">
        <w:rPr>
          <w:rFonts w:hint="eastAsia"/>
        </w:rPr>
        <w:t>。</w:t>
      </w:r>
    </w:p>
    <w:p w14:paraId="306081A1" w14:textId="77777777" w:rsidR="00F31F0B" w:rsidRDefault="009B1E25" w:rsidP="00F31F0B">
      <w:pPr>
        <w:pStyle w:val="a1"/>
        <w:keepNext/>
        <w:ind w:firstLine="0"/>
        <w:jc w:val="center"/>
      </w:pPr>
      <w:r>
        <w:object w:dxaOrig="18720" w:dyaOrig="7395" w14:anchorId="3FB5C2C7">
          <v:shape id="_x0000_i1035" type="#_x0000_t75" style="width:425pt;height:168pt" o:ole="">
            <v:imagedata r:id="rId45" o:title=""/>
          </v:shape>
          <o:OLEObject Type="Embed" ProgID="Visio.Drawing.15" ShapeID="_x0000_i1035" DrawAspect="Content" ObjectID="_1583754600" r:id="rId46"/>
        </w:object>
      </w:r>
    </w:p>
    <w:p w14:paraId="728169FE" w14:textId="292AAE9C" w:rsidR="00603754" w:rsidRDefault="00F31F0B" w:rsidP="00F31F0B">
      <w:pPr>
        <w:pStyle w:val="ab"/>
        <w:jc w:val="center"/>
      </w:pPr>
      <w:r>
        <w:t xml:space="preserve">Figure </w:t>
      </w:r>
      <w:fldSimple w:instr=" SEQ Figure \* ARABIC ">
        <w:r w:rsidR="00F95512">
          <w:rPr>
            <w:noProof/>
          </w:rPr>
          <w:t>18</w:t>
        </w:r>
      </w:fldSimple>
      <w:r>
        <w:t xml:space="preserve"> PE4</w:t>
      </w:r>
      <w:r>
        <w:rPr>
          <w:rFonts w:hint="eastAsia"/>
        </w:rPr>
        <w:t>列</w:t>
      </w:r>
      <w:r>
        <w:t>结构</w:t>
      </w:r>
    </w:p>
    <w:p w14:paraId="69CC1913" w14:textId="77777777" w:rsidR="00603754" w:rsidRDefault="00575DB4" w:rsidP="00575DB4">
      <w:pPr>
        <w:pStyle w:val="3"/>
      </w:pPr>
      <w:bookmarkStart w:id="172" w:name="_Toc495937249"/>
      <w:r>
        <w:t>CE</w:t>
      </w:r>
      <w:r>
        <w:t>结构</w:t>
      </w:r>
      <w:bookmarkEnd w:id="172"/>
    </w:p>
    <w:p w14:paraId="55EAEC01" w14:textId="06909017" w:rsidR="00575DB4" w:rsidRDefault="005B3845" w:rsidP="000C320C">
      <w:pPr>
        <w:pStyle w:val="a1"/>
      </w:pPr>
      <w:r>
        <w:t>4</w:t>
      </w:r>
      <w:r w:rsidR="00575DB4">
        <w:rPr>
          <w:rFonts w:hint="eastAsia"/>
        </w:rPr>
        <w:t>个</w:t>
      </w:r>
      <w:r w:rsidR="00575DB4">
        <w:rPr>
          <w:rFonts w:hint="eastAsia"/>
        </w:rPr>
        <w:t>Four_Row_conv</w:t>
      </w:r>
      <w:r w:rsidR="000C320C">
        <w:rPr>
          <w:rFonts w:hint="eastAsia"/>
        </w:rPr>
        <w:t>，</w:t>
      </w:r>
      <w:r w:rsidR="000C320C">
        <w:t>同时取</w:t>
      </w:r>
      <w:r>
        <w:t>4</w:t>
      </w:r>
      <w:r w:rsidR="000C320C">
        <w:rPr>
          <w:rFonts w:hint="eastAsia"/>
        </w:rPr>
        <w:t>个</w:t>
      </w:r>
      <w:r w:rsidR="000C320C">
        <w:t>Channel</w:t>
      </w:r>
      <w:r w:rsidR="000C320C">
        <w:t>的</w:t>
      </w:r>
      <w:r w:rsidR="000C320C">
        <w:t>input</w:t>
      </w:r>
      <w:r w:rsidR="000C320C">
        <w:t>数据，进行多个</w:t>
      </w:r>
      <w:r w:rsidR="000C320C">
        <w:t>Kernel</w:t>
      </w:r>
      <w:r w:rsidR="000C320C">
        <w:t>的</w:t>
      </w:r>
      <w:r w:rsidR="000C320C">
        <w:rPr>
          <w:rFonts w:hint="eastAsia"/>
        </w:rPr>
        <w:t>卷积</w:t>
      </w:r>
      <w:r w:rsidR="000C320C">
        <w:t>，在卷积的输出</w:t>
      </w:r>
      <w:r w:rsidR="000C320C">
        <w:rPr>
          <w:rFonts w:hint="eastAsia"/>
        </w:rPr>
        <w:t>形成</w:t>
      </w:r>
      <w:r w:rsidR="000C320C">
        <w:rPr>
          <w:rFonts w:hint="eastAsia"/>
        </w:rPr>
        <w:t>3</w:t>
      </w:r>
      <w:r w:rsidR="000C320C">
        <w:rPr>
          <w:rFonts w:hint="eastAsia"/>
        </w:rPr>
        <w:t>个</w:t>
      </w:r>
      <w:r w:rsidR="000C320C">
        <w:t>Psum</w:t>
      </w:r>
      <w:r w:rsidR="000C320C">
        <w:t>的计算网络，用于针对</w:t>
      </w:r>
      <w:r w:rsidR="000C320C">
        <w:rPr>
          <w:rFonts w:hint="eastAsia"/>
        </w:rPr>
        <w:t>3x3,5x5,7x7.</w:t>
      </w:r>
    </w:p>
    <w:p w14:paraId="564782BE" w14:textId="49461436" w:rsidR="00F31F0B" w:rsidRDefault="005B3845" w:rsidP="00F31F0B">
      <w:pPr>
        <w:pStyle w:val="a1"/>
        <w:keepNext/>
        <w:ind w:firstLine="0"/>
        <w:jc w:val="center"/>
      </w:pPr>
      <w:r>
        <w:object w:dxaOrig="25020" w:dyaOrig="14131" w14:anchorId="1F549B2D">
          <v:shape id="_x0000_i1036" type="#_x0000_t75" style="width:424pt;height:239.5pt" o:ole="">
            <v:imagedata r:id="rId47" o:title=""/>
          </v:shape>
          <o:OLEObject Type="Embed" ProgID="Visio.Drawing.15" ShapeID="_x0000_i1036" DrawAspect="Content" ObjectID="_1583754601" r:id="rId48"/>
        </w:object>
      </w:r>
    </w:p>
    <w:p w14:paraId="306CD71A" w14:textId="721DDC7A" w:rsidR="00575DB4" w:rsidRDefault="00F31F0B" w:rsidP="00F31F0B">
      <w:pPr>
        <w:pStyle w:val="ab"/>
        <w:jc w:val="center"/>
      </w:pPr>
      <w:r>
        <w:t xml:space="preserve">Figure </w:t>
      </w:r>
      <w:fldSimple w:instr=" SEQ Figure \* ARABIC ">
        <w:r w:rsidR="00F95512">
          <w:rPr>
            <w:noProof/>
          </w:rPr>
          <w:t>19</w:t>
        </w:r>
      </w:fldSimple>
      <w:r>
        <w:t xml:space="preserve"> CE</w:t>
      </w:r>
      <w:r>
        <w:rPr>
          <w:rFonts w:hint="eastAsia"/>
        </w:rPr>
        <w:t>结构</w:t>
      </w:r>
    </w:p>
    <w:p w14:paraId="5A84DA22" w14:textId="77777777" w:rsidR="00575DB4" w:rsidRDefault="000C320C" w:rsidP="000C320C">
      <w:pPr>
        <w:pStyle w:val="3"/>
      </w:pPr>
      <w:bookmarkStart w:id="173" w:name="_Toc495937250"/>
      <w:r>
        <w:rPr>
          <w:rFonts w:hint="eastAsia"/>
        </w:rPr>
        <w:t>多</w:t>
      </w:r>
      <w:r>
        <w:t>CE</w:t>
      </w:r>
      <w:r>
        <w:t>结构</w:t>
      </w:r>
      <w:bookmarkEnd w:id="173"/>
    </w:p>
    <w:p w14:paraId="35B13473" w14:textId="1C2AA089" w:rsidR="000C320C" w:rsidRDefault="000C320C" w:rsidP="000C320C">
      <w:pPr>
        <w:pStyle w:val="a1"/>
      </w:pPr>
      <w:r>
        <w:rPr>
          <w:rFonts w:hint="eastAsia"/>
        </w:rPr>
        <w:t>每个</w:t>
      </w:r>
      <w:r>
        <w:t>CE</w:t>
      </w:r>
      <w:r>
        <w:t>采用</w:t>
      </w:r>
      <w:r>
        <w:rPr>
          <w:rFonts w:hint="eastAsia"/>
        </w:rPr>
        <w:t>15x4x</w:t>
      </w:r>
      <w:r w:rsidR="005B3845">
        <w:t>8</w:t>
      </w:r>
      <w:r>
        <w:rPr>
          <w:rFonts w:hint="eastAsia"/>
        </w:rPr>
        <w:t>=</w:t>
      </w:r>
      <w:r w:rsidR="005B3845">
        <w:t>4</w:t>
      </w:r>
      <w:r>
        <w:t>80</w:t>
      </w:r>
      <w:r>
        <w:rPr>
          <w:rFonts w:hint="eastAsia"/>
        </w:rPr>
        <w:t>个</w:t>
      </w:r>
      <w:r>
        <w:t>乘法器</w:t>
      </w:r>
      <w:r>
        <w:rPr>
          <w:rFonts w:hint="eastAsia"/>
        </w:rPr>
        <w:t>，为</w:t>
      </w:r>
      <w:r>
        <w:t>提高计算性能，可以</w:t>
      </w:r>
      <w:r>
        <w:rPr>
          <w:rFonts w:hint="eastAsia"/>
        </w:rPr>
        <w:t>复用</w:t>
      </w:r>
      <w:r>
        <w:t>多个</w:t>
      </w:r>
      <w:r>
        <w:t>CE</w:t>
      </w:r>
      <w:r>
        <w:t>，例如按照</w:t>
      </w:r>
      <w:r w:rsidR="005B3845">
        <w:t>8</w:t>
      </w:r>
      <w:r>
        <w:rPr>
          <w:rFonts w:hint="eastAsia"/>
        </w:rPr>
        <w:t>个</w:t>
      </w:r>
      <w:r>
        <w:t>CE</w:t>
      </w:r>
      <w:r>
        <w:t>规划，</w:t>
      </w:r>
      <w:r w:rsidR="005B3845">
        <w:t>8</w:t>
      </w:r>
      <w:r>
        <w:rPr>
          <w:rFonts w:hint="eastAsia"/>
        </w:rPr>
        <w:t>个</w:t>
      </w:r>
      <w:r>
        <w:t>CE</w:t>
      </w:r>
      <w:r>
        <w:t>复用</w:t>
      </w:r>
      <w:r>
        <w:t>Input</w:t>
      </w:r>
      <w:r>
        <w:t>数据，同时计算多个</w:t>
      </w:r>
      <w:r>
        <w:t>Kernel</w:t>
      </w:r>
      <w:r>
        <w:t>，所以并不会增加</w:t>
      </w:r>
      <w:r>
        <w:t>MEM</w:t>
      </w:r>
      <w:r>
        <w:t>的空间</w:t>
      </w:r>
      <w:r>
        <w:rPr>
          <w:rFonts w:hint="eastAsia"/>
        </w:rPr>
        <w:t>。由于</w:t>
      </w:r>
      <w:r>
        <w:t>同时输出的数据</w:t>
      </w:r>
      <w:r>
        <w:rPr>
          <w:rFonts w:hint="eastAsia"/>
        </w:rPr>
        <w:t>增多</w:t>
      </w:r>
      <w:r>
        <w:t>了</w:t>
      </w:r>
      <w:r w:rsidR="005B3845">
        <w:t>8</w:t>
      </w:r>
      <w:r>
        <w:rPr>
          <w:rFonts w:hint="eastAsia"/>
        </w:rPr>
        <w:t>倍</w:t>
      </w:r>
      <w:r>
        <w:t>，需要修改时序来满足</w:t>
      </w:r>
      <w:r w:rsidR="005B3845">
        <w:t>8</w:t>
      </w:r>
      <w:r>
        <w:rPr>
          <w:rFonts w:hint="eastAsia"/>
        </w:rPr>
        <w:t>倍输出</w:t>
      </w:r>
      <w:r>
        <w:t>数据的存取。</w:t>
      </w:r>
    </w:p>
    <w:p w14:paraId="6A360168" w14:textId="41C296BD" w:rsidR="000C320C" w:rsidRDefault="000C320C" w:rsidP="000C320C">
      <w:pPr>
        <w:pStyle w:val="a1"/>
      </w:pPr>
      <w:r w:rsidRPr="000C320C">
        <w:t>3x3</w:t>
      </w:r>
      <w:r w:rsidRPr="000C320C">
        <w:rPr>
          <w:rFonts w:hint="eastAsia"/>
        </w:rPr>
        <w:t>输出</w:t>
      </w:r>
      <w:r w:rsidRPr="000C320C">
        <w:t>5*4</w:t>
      </w:r>
      <w:r>
        <w:t>*</w:t>
      </w:r>
      <w:r w:rsidR="005B3845">
        <w:t>8</w:t>
      </w:r>
      <w:r w:rsidRPr="000C320C">
        <w:t>=</w:t>
      </w:r>
      <w:r w:rsidR="005B3845">
        <w:t>1</w:t>
      </w:r>
      <w:r>
        <w:t>6</w:t>
      </w:r>
      <w:r w:rsidRPr="000C320C">
        <w:t>0</w:t>
      </w:r>
      <w:r w:rsidRPr="000C320C">
        <w:rPr>
          <w:rFonts w:hint="eastAsia"/>
        </w:rPr>
        <w:t>点，必须</w:t>
      </w:r>
      <w:r w:rsidRPr="000C320C">
        <w:t>3cycle</w:t>
      </w:r>
      <w:r w:rsidRPr="000C320C">
        <w:rPr>
          <w:rFonts w:hint="eastAsia"/>
        </w:rPr>
        <w:t>保存。</w:t>
      </w:r>
      <w:r w:rsidRPr="000C320C">
        <w:t>5x5</w:t>
      </w:r>
      <w:r w:rsidRPr="000C320C">
        <w:rPr>
          <w:rFonts w:hint="eastAsia"/>
        </w:rPr>
        <w:t>输出</w:t>
      </w:r>
      <w:r w:rsidRPr="000C320C">
        <w:t>3*4</w:t>
      </w:r>
      <w:r>
        <w:t>*</w:t>
      </w:r>
      <w:r w:rsidR="005B3845">
        <w:t>8</w:t>
      </w:r>
      <w:r>
        <w:t>=</w:t>
      </w:r>
      <w:r w:rsidR="005B3845">
        <w:t>9</w:t>
      </w:r>
      <w:r>
        <w:t>6</w:t>
      </w:r>
      <w:r w:rsidRPr="000C320C">
        <w:rPr>
          <w:rFonts w:hint="eastAsia"/>
        </w:rPr>
        <w:t>点，必须</w:t>
      </w:r>
      <w:r w:rsidRPr="000C320C">
        <w:t>5cycle</w:t>
      </w:r>
      <w:r w:rsidRPr="000C320C">
        <w:rPr>
          <w:rFonts w:hint="eastAsia"/>
        </w:rPr>
        <w:t>保存，</w:t>
      </w:r>
      <w:r w:rsidRPr="000C320C">
        <w:t>7x7</w:t>
      </w:r>
      <w:r w:rsidRPr="000C320C">
        <w:rPr>
          <w:rFonts w:hint="eastAsia"/>
        </w:rPr>
        <w:t>输出</w:t>
      </w:r>
      <w:r w:rsidRPr="000C320C">
        <w:t>2*4</w:t>
      </w:r>
      <w:r>
        <w:t>*</w:t>
      </w:r>
      <w:r w:rsidR="005B3845">
        <w:t>8</w:t>
      </w:r>
      <w:r w:rsidRPr="000C320C">
        <w:t>=</w:t>
      </w:r>
      <w:r w:rsidR="005B3845">
        <w:t>6</w:t>
      </w:r>
      <w:r>
        <w:t>4</w:t>
      </w:r>
      <w:r w:rsidRPr="000C320C">
        <w:rPr>
          <w:rFonts w:hint="eastAsia"/>
        </w:rPr>
        <w:t>点，必须</w:t>
      </w:r>
      <w:r w:rsidRPr="000C320C">
        <w:t>7cycle</w:t>
      </w:r>
      <w:r w:rsidRPr="000C320C">
        <w:rPr>
          <w:rFonts w:hint="eastAsia"/>
        </w:rPr>
        <w:t>保存</w:t>
      </w:r>
      <w:r w:rsidR="005B3845">
        <w:rPr>
          <w:rFonts w:hint="eastAsia"/>
        </w:rPr>
        <w:t>。</w:t>
      </w:r>
    </w:p>
    <w:p w14:paraId="27C59997" w14:textId="4613F024" w:rsidR="00F31F0B" w:rsidRDefault="000F7AE2" w:rsidP="00F31F0B">
      <w:pPr>
        <w:pStyle w:val="a1"/>
        <w:keepNext/>
        <w:ind w:firstLine="0"/>
        <w:jc w:val="center"/>
      </w:pPr>
      <w:r>
        <w:object w:dxaOrig="11685" w:dyaOrig="7095" w14:anchorId="3F38BDB9">
          <v:shape id="_x0000_i1037" type="#_x0000_t75" style="width:424.5pt;height:258.5pt" o:ole="">
            <v:imagedata r:id="rId49" o:title=""/>
          </v:shape>
          <o:OLEObject Type="Embed" ProgID="Visio.Drawing.15" ShapeID="_x0000_i1037" DrawAspect="Content" ObjectID="_1583754602" r:id="rId50"/>
        </w:object>
      </w:r>
    </w:p>
    <w:p w14:paraId="34E0E69F" w14:textId="65E8DC2A" w:rsidR="000C320C" w:rsidRDefault="00F31F0B" w:rsidP="00F31F0B">
      <w:pPr>
        <w:pStyle w:val="ab"/>
        <w:jc w:val="center"/>
      </w:pPr>
      <w:r>
        <w:t xml:space="preserve">Figure </w:t>
      </w:r>
      <w:fldSimple w:instr=" SEQ Figure \* ARABIC ">
        <w:r w:rsidR="00F95512">
          <w:rPr>
            <w:noProof/>
          </w:rPr>
          <w:t>20</w:t>
        </w:r>
      </w:fldSimple>
      <w:r>
        <w:t xml:space="preserve"> </w:t>
      </w:r>
      <w:r>
        <w:rPr>
          <w:rFonts w:hint="eastAsia"/>
        </w:rPr>
        <w:t>多</w:t>
      </w:r>
      <w:r>
        <w:t>CE</w:t>
      </w:r>
      <w:r>
        <w:t>结构</w:t>
      </w:r>
    </w:p>
    <w:p w14:paraId="32FC348F" w14:textId="2C8F66C4" w:rsidR="00031D2E" w:rsidRDefault="00031D2E" w:rsidP="00031D2E">
      <w:pPr>
        <w:pStyle w:val="3"/>
      </w:pPr>
      <w:bookmarkStart w:id="174" w:name="_Toc495937251"/>
      <w:r>
        <w:lastRenderedPageBreak/>
        <w:t>CE</w:t>
      </w:r>
      <w:r>
        <w:rPr>
          <w:rFonts w:hint="eastAsia"/>
        </w:rPr>
        <w:t>数据输入</w:t>
      </w:r>
      <w:bookmarkEnd w:id="174"/>
    </w:p>
    <w:p w14:paraId="107920C7" w14:textId="25BAF2A5" w:rsidR="000C320C" w:rsidRDefault="009F4829" w:rsidP="009F4829">
      <w:pPr>
        <w:pStyle w:val="a1"/>
      </w:pPr>
      <w:r>
        <w:rPr>
          <w:rFonts w:hint="eastAsia"/>
        </w:rPr>
        <w:t>IFMAP</w:t>
      </w:r>
      <w:r>
        <w:t>数据需要同时存取</w:t>
      </w:r>
      <w:r>
        <w:rPr>
          <w:rFonts w:hint="eastAsia"/>
        </w:rPr>
        <w:t>13</w:t>
      </w:r>
      <w:r>
        <w:rPr>
          <w:rFonts w:hint="eastAsia"/>
        </w:rPr>
        <w:t>行</w:t>
      </w:r>
      <w:r w:rsidR="00E74452">
        <w:rPr>
          <w:rFonts w:hint="eastAsia"/>
        </w:rPr>
        <w:t>x4ch</w:t>
      </w:r>
      <w:r>
        <w:t>数据，</w:t>
      </w:r>
      <w:proofErr w:type="gramStart"/>
      <w:r>
        <w:t>需要需要</w:t>
      </w:r>
      <w:proofErr w:type="gramEnd"/>
      <w:r>
        <w:t>放</w:t>
      </w:r>
      <w:r>
        <w:rPr>
          <w:rFonts w:hint="eastAsia"/>
        </w:rPr>
        <w:t>13</w:t>
      </w:r>
      <w:r w:rsidR="00E74452">
        <w:t>*4=52</w:t>
      </w:r>
      <w:r>
        <w:rPr>
          <w:rFonts w:hint="eastAsia"/>
        </w:rPr>
        <w:t>个</w:t>
      </w:r>
      <w:r>
        <w:t>M20K</w:t>
      </w:r>
      <w:r>
        <w:t>，对于</w:t>
      </w:r>
      <w:r>
        <w:rPr>
          <w:rFonts w:hint="eastAsia"/>
        </w:rPr>
        <w:t>16</w:t>
      </w:r>
      <w:r>
        <w:t>bit</w:t>
      </w:r>
      <w:r>
        <w:t>数据，可以存下</w:t>
      </w:r>
      <w:r>
        <w:rPr>
          <w:rFonts w:hint="eastAsia"/>
        </w:rPr>
        <w:t>9</w:t>
      </w:r>
      <w:r>
        <w:t>6</w:t>
      </w:r>
      <w:r>
        <w:rPr>
          <w:rFonts w:hint="eastAsia"/>
        </w:rPr>
        <w:t>0</w:t>
      </w:r>
      <w:r>
        <w:rPr>
          <w:rFonts w:hint="eastAsia"/>
        </w:rPr>
        <w:t>个</w:t>
      </w:r>
      <w:r>
        <w:t>数据</w:t>
      </w:r>
      <w:r>
        <w:rPr>
          <w:rFonts w:hint="eastAsia"/>
        </w:rPr>
        <w:t>。对于</w:t>
      </w:r>
      <w:r>
        <w:rPr>
          <w:rFonts w:hint="eastAsia"/>
        </w:rPr>
        <w:t>5x5</w:t>
      </w:r>
      <w:r>
        <w:rPr>
          <w:rFonts w:hint="eastAsia"/>
        </w:rPr>
        <w:t>的</w:t>
      </w:r>
      <w:r>
        <w:t>网络，只需要存取</w:t>
      </w:r>
      <w:r>
        <w:rPr>
          <w:rFonts w:hint="eastAsia"/>
        </w:rPr>
        <w:t>9</w:t>
      </w:r>
      <w:r>
        <w:rPr>
          <w:rFonts w:hint="eastAsia"/>
        </w:rPr>
        <w:t>行</w:t>
      </w:r>
      <w:r>
        <w:t>数据，对于</w:t>
      </w:r>
      <w:r>
        <w:rPr>
          <w:rFonts w:hint="eastAsia"/>
        </w:rPr>
        <w:t>3x</w:t>
      </w:r>
      <w:r>
        <w:t>3</w:t>
      </w:r>
      <w:r>
        <w:rPr>
          <w:rFonts w:hint="eastAsia"/>
        </w:rPr>
        <w:t>网络</w:t>
      </w:r>
      <w:r>
        <w:t>，只需要存取</w:t>
      </w:r>
      <w:r>
        <w:rPr>
          <w:rFonts w:hint="eastAsia"/>
        </w:rPr>
        <w:t>7</w:t>
      </w:r>
      <w:r>
        <w:rPr>
          <w:rFonts w:hint="eastAsia"/>
        </w:rPr>
        <w:t>行</w:t>
      </w:r>
      <w:r>
        <w:t>数据。</w:t>
      </w:r>
    </w:p>
    <w:p w14:paraId="11EB2912" w14:textId="71BD5CBA" w:rsidR="009F4829" w:rsidRDefault="009F4829" w:rsidP="009F4829">
      <w:pPr>
        <w:pStyle w:val="a1"/>
      </w:pPr>
      <w:r>
        <w:rPr>
          <w:rFonts w:hint="eastAsia"/>
        </w:rPr>
        <w:t>为了提高</w:t>
      </w:r>
      <w:r>
        <w:t>Input</w:t>
      </w:r>
      <w:r>
        <w:t>数据的效率，采用</w:t>
      </w:r>
      <w:r>
        <w:t>Pingpang</w:t>
      </w:r>
      <w:r>
        <w:t>的方式</w:t>
      </w:r>
      <w:r>
        <w:rPr>
          <w:rFonts w:hint="eastAsia"/>
        </w:rPr>
        <w:t>，</w:t>
      </w:r>
      <w:r>
        <w:t>所以需要</w:t>
      </w:r>
      <w:r w:rsidR="00E74452">
        <w:t>52</w:t>
      </w:r>
      <w:r>
        <w:rPr>
          <w:rFonts w:hint="eastAsia"/>
        </w:rPr>
        <w:t>x2=</w:t>
      </w:r>
      <w:r w:rsidR="00E74452">
        <w:t>104</w:t>
      </w:r>
      <w:r>
        <w:rPr>
          <w:rFonts w:hint="eastAsia"/>
        </w:rPr>
        <w:t>个</w:t>
      </w:r>
      <w:r>
        <w:t>M20k</w:t>
      </w:r>
      <w:r>
        <w:t>。</w:t>
      </w:r>
    </w:p>
    <w:p w14:paraId="0593428D" w14:textId="734E1092" w:rsidR="009F4829" w:rsidRPr="009F4829" w:rsidRDefault="009F4829" w:rsidP="009F4829">
      <w:pPr>
        <w:pStyle w:val="a1"/>
      </w:pPr>
      <w:r>
        <w:rPr>
          <w:rFonts w:hint="eastAsia"/>
        </w:rPr>
        <w:t>每一个</w:t>
      </w:r>
      <w:r>
        <w:t>CE</w:t>
      </w:r>
      <w:r>
        <w:t>对应</w:t>
      </w:r>
      <w:r>
        <w:rPr>
          <w:rFonts w:hint="eastAsia"/>
        </w:rPr>
        <w:t>15</w:t>
      </w:r>
      <w:r w:rsidR="00E74452">
        <w:t>=15</w:t>
      </w:r>
      <w:r>
        <w:rPr>
          <w:rFonts w:hint="eastAsia"/>
        </w:rPr>
        <w:t>个</w:t>
      </w:r>
      <w:r>
        <w:t>M20K</w:t>
      </w:r>
      <w:r>
        <w:t>的</w:t>
      </w:r>
      <w:r>
        <w:t>weights</w:t>
      </w:r>
      <w:r>
        <w:t>，</w:t>
      </w:r>
      <w:r w:rsidR="00E74452">
        <w:rPr>
          <w:rFonts w:hint="eastAsia"/>
        </w:rPr>
        <w:t>64</w:t>
      </w:r>
      <w:r w:rsidR="00E74452">
        <w:t>bit</w:t>
      </w:r>
      <w:proofErr w:type="gramStart"/>
      <w:r w:rsidR="00E74452">
        <w:t>位宽对应</w:t>
      </w:r>
      <w:proofErr w:type="gramEnd"/>
      <w:r w:rsidR="00E74452">
        <w:t>到</w:t>
      </w:r>
      <w:r w:rsidR="00E74452">
        <w:rPr>
          <w:rFonts w:hint="eastAsia"/>
        </w:rPr>
        <w:t>4</w:t>
      </w:r>
      <w:r w:rsidR="00E74452">
        <w:t>ch</w:t>
      </w:r>
      <w:r w:rsidR="00E74452">
        <w:t>数据。</w:t>
      </w:r>
      <w:r>
        <w:t>用来缓存</w:t>
      </w:r>
      <w:r>
        <w:t>weights</w:t>
      </w:r>
      <w:r>
        <w:t>的数据存取</w:t>
      </w:r>
      <w:r w:rsidR="00E74452">
        <w:rPr>
          <w:rFonts w:hint="eastAsia"/>
        </w:rPr>
        <w:t>，</w:t>
      </w:r>
      <w:r w:rsidR="00E74452">
        <w:rPr>
          <w:rFonts w:hint="eastAsia"/>
        </w:rPr>
        <w:t>8</w:t>
      </w:r>
      <w:r w:rsidR="00E74452">
        <w:rPr>
          <w:rFonts w:hint="eastAsia"/>
        </w:rPr>
        <w:t>个</w:t>
      </w:r>
      <w:r w:rsidR="00E74452">
        <w:t>CE</w:t>
      </w:r>
      <w:r w:rsidR="00E74452">
        <w:t>需要</w:t>
      </w:r>
      <w:r w:rsidR="00E74452">
        <w:rPr>
          <w:rFonts w:hint="eastAsia"/>
        </w:rPr>
        <w:t>8*15=124</w:t>
      </w:r>
      <w:r w:rsidR="00E74452">
        <w:rPr>
          <w:rFonts w:hint="eastAsia"/>
        </w:rPr>
        <w:t>个</w:t>
      </w:r>
      <w:r w:rsidR="00E74452">
        <w:t>M20K</w:t>
      </w:r>
      <w:r>
        <w:t>，每次计算之前，需要按顺序取出</w:t>
      </w:r>
      <w:r>
        <w:t>ch</w:t>
      </w:r>
      <w:r w:rsidR="00E74452">
        <w:t>0</w:t>
      </w:r>
      <w:r w:rsidR="00E74452">
        <w:rPr>
          <w:rFonts w:hint="eastAsia"/>
        </w:rPr>
        <w:t>,</w:t>
      </w:r>
      <w:r>
        <w:t>1</w:t>
      </w:r>
      <w:r>
        <w:rPr>
          <w:rFonts w:hint="eastAsia"/>
        </w:rPr>
        <w:t>,2,3</w:t>
      </w:r>
      <w:r>
        <w:rPr>
          <w:rFonts w:hint="eastAsia"/>
        </w:rPr>
        <w:t>对应</w:t>
      </w:r>
      <w:r>
        <w:t>的</w:t>
      </w:r>
      <w:r>
        <w:t>weights</w:t>
      </w:r>
      <w:r>
        <w:t>。</w:t>
      </w:r>
      <w:r>
        <w:t>CE</w:t>
      </w:r>
      <w:r>
        <w:rPr>
          <w:rFonts w:hint="eastAsia"/>
        </w:rPr>
        <w:t>计算</w:t>
      </w:r>
      <w:r>
        <w:t>的时候，</w:t>
      </w:r>
      <w:r>
        <w:t>Weights</w:t>
      </w:r>
      <w:r>
        <w:t>采用</w:t>
      </w:r>
      <w:r>
        <w:t>CE</w:t>
      </w:r>
      <w:r>
        <w:t>内部的缓存</w:t>
      </w:r>
      <w:r>
        <w:t>reg</w:t>
      </w:r>
      <w:r>
        <w:t>进行循环计算。</w:t>
      </w:r>
    </w:p>
    <w:p w14:paraId="28FC6221" w14:textId="128E563C" w:rsidR="00F31F0B" w:rsidRDefault="00E74452" w:rsidP="00F31F0B">
      <w:pPr>
        <w:pStyle w:val="a1"/>
        <w:keepNext/>
        <w:ind w:firstLine="0"/>
        <w:jc w:val="center"/>
      </w:pPr>
      <w:r>
        <w:object w:dxaOrig="16455" w:dyaOrig="20460" w14:anchorId="5967BB7D">
          <v:shape id="_x0000_i1038" type="#_x0000_t75" style="width:424.5pt;height:528pt" o:ole="">
            <v:imagedata r:id="rId51" o:title=""/>
          </v:shape>
          <o:OLEObject Type="Embed" ProgID="Visio.Drawing.15" ShapeID="_x0000_i1038" DrawAspect="Content" ObjectID="_1583754603" r:id="rId52"/>
        </w:object>
      </w:r>
    </w:p>
    <w:p w14:paraId="7D6CD8BC" w14:textId="78FC52E6" w:rsidR="00031D2E" w:rsidRDefault="00F31F0B" w:rsidP="00F31F0B">
      <w:pPr>
        <w:pStyle w:val="ab"/>
        <w:jc w:val="center"/>
      </w:pPr>
      <w:r>
        <w:t xml:space="preserve">Figure </w:t>
      </w:r>
      <w:fldSimple w:instr=" SEQ Figure \* ARABIC ">
        <w:r w:rsidR="00F95512">
          <w:rPr>
            <w:noProof/>
          </w:rPr>
          <w:t>21</w:t>
        </w:r>
      </w:fldSimple>
      <w:r>
        <w:t xml:space="preserve"> CE</w:t>
      </w:r>
      <w:r>
        <w:t>输入数据结构</w:t>
      </w:r>
    </w:p>
    <w:p w14:paraId="72816F5C" w14:textId="71674450" w:rsidR="004015CF" w:rsidRPr="004015CF" w:rsidRDefault="004015CF" w:rsidP="004015CF">
      <w:r>
        <w:tab/>
      </w:r>
    </w:p>
    <w:p w14:paraId="53C3A95E" w14:textId="77777777" w:rsidR="00117DA9" w:rsidRDefault="00117DA9" w:rsidP="00117DA9">
      <w:pPr>
        <w:pStyle w:val="3"/>
      </w:pPr>
      <w:bookmarkStart w:id="175" w:name="_Toc495937252"/>
      <w:r>
        <w:t>CE</w:t>
      </w:r>
      <w:r>
        <w:rPr>
          <w:rFonts w:hint="eastAsia"/>
        </w:rPr>
        <w:t>数据输出</w:t>
      </w:r>
      <w:bookmarkEnd w:id="175"/>
    </w:p>
    <w:p w14:paraId="14456BC5" w14:textId="77777777" w:rsidR="00117DA9" w:rsidRDefault="00117DA9" w:rsidP="00117DA9">
      <w:pPr>
        <w:pStyle w:val="a1"/>
      </w:pPr>
      <w:r>
        <w:rPr>
          <w:rFonts w:hint="eastAsia"/>
        </w:rPr>
        <w:t>一个</w:t>
      </w:r>
      <w:r>
        <w:rPr>
          <w:rFonts w:hint="eastAsia"/>
        </w:rPr>
        <w:t>7x7</w:t>
      </w:r>
      <w:r w:rsidRPr="00117DA9">
        <w:t xml:space="preserve"> </w:t>
      </w:r>
      <w:r>
        <w:t>CE</w:t>
      </w:r>
      <w:r>
        <w:rPr>
          <w:rFonts w:hint="eastAsia"/>
        </w:rPr>
        <w:t>输出</w:t>
      </w:r>
      <w:r>
        <w:rPr>
          <w:rFonts w:hint="eastAsia"/>
        </w:rPr>
        <w:t>8</w:t>
      </w:r>
      <w:r>
        <w:rPr>
          <w:rFonts w:hint="eastAsia"/>
        </w:rPr>
        <w:t>个</w:t>
      </w:r>
      <w:r>
        <w:t>数据，一个</w:t>
      </w:r>
      <w:r>
        <w:rPr>
          <w:rFonts w:hint="eastAsia"/>
        </w:rPr>
        <w:t>5x5</w:t>
      </w:r>
      <w:r w:rsidRPr="00117DA9">
        <w:t xml:space="preserve"> </w:t>
      </w:r>
      <w:r>
        <w:t>CE</w:t>
      </w:r>
      <w:r>
        <w:rPr>
          <w:rFonts w:hint="eastAsia"/>
        </w:rPr>
        <w:t>输出</w:t>
      </w:r>
      <w:r>
        <w:t>12</w:t>
      </w:r>
      <w:r>
        <w:rPr>
          <w:rFonts w:hint="eastAsia"/>
        </w:rPr>
        <w:t>个</w:t>
      </w:r>
      <w:r>
        <w:t>数据</w:t>
      </w:r>
      <w:r>
        <w:rPr>
          <w:rFonts w:hint="eastAsia"/>
        </w:rPr>
        <w:t>,</w:t>
      </w:r>
      <w:r w:rsidRPr="00117DA9">
        <w:t xml:space="preserve"> </w:t>
      </w:r>
      <w:r>
        <w:t>一个</w:t>
      </w:r>
      <w:r>
        <w:t>3</w:t>
      </w:r>
      <w:r>
        <w:rPr>
          <w:rFonts w:hint="eastAsia"/>
        </w:rPr>
        <w:t>x</w:t>
      </w:r>
      <w:r>
        <w:t>3</w:t>
      </w:r>
      <w:r w:rsidRPr="00117DA9">
        <w:t xml:space="preserve"> </w:t>
      </w:r>
      <w:r>
        <w:t>CE</w:t>
      </w:r>
      <w:r>
        <w:rPr>
          <w:rFonts w:hint="eastAsia"/>
        </w:rPr>
        <w:t>输出</w:t>
      </w:r>
      <w:r>
        <w:t>20</w:t>
      </w:r>
      <w:r>
        <w:rPr>
          <w:rFonts w:hint="eastAsia"/>
        </w:rPr>
        <w:t>个</w:t>
      </w:r>
      <w:r>
        <w:t>数据</w:t>
      </w:r>
      <w:r>
        <w:rPr>
          <w:rFonts w:hint="eastAsia"/>
        </w:rPr>
        <w:t>。</w:t>
      </w:r>
      <w:r w:rsidRPr="0062030A">
        <w:t>7x7</w:t>
      </w:r>
      <w:r w:rsidRPr="0062030A">
        <w:rPr>
          <w:rFonts w:hint="eastAsia"/>
        </w:rPr>
        <w:t>输出</w:t>
      </w:r>
      <w:r w:rsidRPr="0062030A">
        <w:t>480*4*96=376320,2</w:t>
      </w:r>
      <w:r w:rsidRPr="0062030A">
        <w:rPr>
          <w:rFonts w:hint="eastAsia"/>
        </w:rPr>
        <w:t>个</w:t>
      </w:r>
      <w:r w:rsidRPr="0062030A">
        <w:t>M20k</w:t>
      </w:r>
      <w:r w:rsidRPr="0062030A">
        <w:rPr>
          <w:rFonts w:hint="eastAsia"/>
        </w:rPr>
        <w:t>可以放</w:t>
      </w:r>
      <w:r w:rsidRPr="0062030A">
        <w:t>1ch</w:t>
      </w:r>
      <w:r w:rsidRPr="0062030A">
        <w:rPr>
          <w:rFonts w:hint="eastAsia"/>
        </w:rPr>
        <w:t>，需要</w:t>
      </w:r>
      <w:r w:rsidRPr="0062030A">
        <w:t>96*2=192</w:t>
      </w:r>
      <w:r w:rsidRPr="0062030A">
        <w:rPr>
          <w:rFonts w:hint="eastAsia"/>
        </w:rPr>
        <w:t>个</w:t>
      </w:r>
      <w:r w:rsidRPr="0062030A">
        <w:t>M20K</w:t>
      </w:r>
      <w:r w:rsidR="0062030A" w:rsidRPr="0062030A">
        <w:rPr>
          <w:rFonts w:hint="eastAsia"/>
        </w:rPr>
        <w:t>，</w:t>
      </w:r>
      <w:r w:rsidR="0062030A" w:rsidRPr="0062030A">
        <w:t>5x5</w:t>
      </w:r>
      <w:r w:rsidR="0062030A" w:rsidRPr="0062030A">
        <w:rPr>
          <w:rFonts w:hint="eastAsia"/>
        </w:rPr>
        <w:t>输出</w:t>
      </w:r>
      <w:r w:rsidR="0062030A" w:rsidRPr="0062030A">
        <w:t>120*4*256=122880,1</w:t>
      </w:r>
      <w:r w:rsidR="0062030A" w:rsidRPr="0062030A">
        <w:rPr>
          <w:rFonts w:hint="eastAsia"/>
        </w:rPr>
        <w:t>个</w:t>
      </w:r>
      <w:r w:rsidR="0062030A" w:rsidRPr="0062030A">
        <w:t>M20k</w:t>
      </w:r>
      <w:r w:rsidR="0062030A" w:rsidRPr="0062030A">
        <w:rPr>
          <w:rFonts w:hint="eastAsia"/>
        </w:rPr>
        <w:t>可以放</w:t>
      </w:r>
      <w:r w:rsidR="0062030A" w:rsidRPr="0062030A">
        <w:t>2ch</w:t>
      </w:r>
      <w:r w:rsidR="0062030A" w:rsidRPr="0062030A">
        <w:rPr>
          <w:rFonts w:hint="eastAsia"/>
        </w:rPr>
        <w:t>，需要</w:t>
      </w:r>
      <w:r w:rsidR="0062030A" w:rsidRPr="0062030A">
        <w:t>256/2=128</w:t>
      </w:r>
      <w:r w:rsidR="0062030A" w:rsidRPr="0062030A">
        <w:rPr>
          <w:rFonts w:hint="eastAsia"/>
        </w:rPr>
        <w:t>个</w:t>
      </w:r>
      <w:r w:rsidR="0062030A" w:rsidRPr="0062030A">
        <w:t>M20K</w:t>
      </w:r>
      <w:r w:rsidR="0062030A" w:rsidRPr="0062030A">
        <w:rPr>
          <w:rFonts w:hint="eastAsia"/>
        </w:rPr>
        <w:t>，</w:t>
      </w:r>
      <w:r w:rsidR="0062030A" w:rsidRPr="0062030A">
        <w:t>3x3</w:t>
      </w:r>
      <w:r w:rsidR="0062030A" w:rsidRPr="0062030A">
        <w:rPr>
          <w:rFonts w:hint="eastAsia"/>
        </w:rPr>
        <w:t>输出</w:t>
      </w:r>
      <w:r w:rsidR="0062030A" w:rsidRPr="0062030A">
        <w:t>60*4*384=92160,1</w:t>
      </w:r>
      <w:r w:rsidR="0062030A" w:rsidRPr="0062030A">
        <w:rPr>
          <w:rFonts w:hint="eastAsia"/>
        </w:rPr>
        <w:t>个</w:t>
      </w:r>
      <w:r w:rsidR="0062030A" w:rsidRPr="0062030A">
        <w:t>M20k</w:t>
      </w:r>
      <w:r w:rsidR="0062030A" w:rsidRPr="0062030A">
        <w:rPr>
          <w:rFonts w:hint="eastAsia"/>
        </w:rPr>
        <w:t>可以放</w:t>
      </w:r>
      <w:r w:rsidR="0062030A" w:rsidRPr="0062030A">
        <w:t>4ch</w:t>
      </w:r>
      <w:r w:rsidR="0062030A" w:rsidRPr="0062030A">
        <w:rPr>
          <w:rFonts w:hint="eastAsia"/>
        </w:rPr>
        <w:t>，需要</w:t>
      </w:r>
      <w:r w:rsidR="0062030A" w:rsidRPr="0062030A">
        <w:t>384/4=96</w:t>
      </w:r>
      <w:r w:rsidR="0062030A" w:rsidRPr="0062030A">
        <w:rPr>
          <w:rFonts w:hint="eastAsia"/>
        </w:rPr>
        <w:t>个</w:t>
      </w:r>
      <w:r w:rsidR="0062030A" w:rsidRPr="0062030A">
        <w:t>M20K</w:t>
      </w:r>
      <w:r w:rsidR="0062030A" w:rsidRPr="0062030A">
        <w:rPr>
          <w:rFonts w:hint="eastAsia"/>
        </w:rPr>
        <w:t>。</w:t>
      </w:r>
    </w:p>
    <w:p w14:paraId="46441844" w14:textId="77777777" w:rsidR="00031D2E" w:rsidRDefault="00117DA9" w:rsidP="00117DA9">
      <w:pPr>
        <w:pStyle w:val="a1"/>
      </w:pPr>
      <w:r>
        <w:rPr>
          <w:rFonts w:hint="eastAsia"/>
        </w:rPr>
        <w:t>为了</w:t>
      </w:r>
      <w:r>
        <w:t>尽量同时</w:t>
      </w:r>
      <w:r>
        <w:rPr>
          <w:rFonts w:hint="eastAsia"/>
        </w:rPr>
        <w:t>支持</w:t>
      </w:r>
      <w:r>
        <w:rPr>
          <w:rFonts w:hint="eastAsia"/>
        </w:rPr>
        <w:t>8/12/20</w:t>
      </w:r>
      <w:r>
        <w:rPr>
          <w:rFonts w:hint="eastAsia"/>
        </w:rPr>
        <w:t>数据存取</w:t>
      </w:r>
      <w:r>
        <w:t>，采用</w:t>
      </w:r>
      <w:r>
        <w:rPr>
          <w:rFonts w:hint="eastAsia"/>
        </w:rPr>
        <w:t>240</w:t>
      </w:r>
      <w:r>
        <w:rPr>
          <w:rFonts w:hint="eastAsia"/>
        </w:rPr>
        <w:t>个</w:t>
      </w:r>
      <w:r>
        <w:t>M20K</w:t>
      </w:r>
      <w:r>
        <w:t>。</w:t>
      </w:r>
    </w:p>
    <w:p w14:paraId="3D63CF48" w14:textId="77777777" w:rsidR="0062030A" w:rsidRDefault="0062030A" w:rsidP="00117DA9">
      <w:pPr>
        <w:pStyle w:val="a1"/>
      </w:pPr>
      <w:r>
        <w:rPr>
          <w:rFonts w:hint="eastAsia"/>
        </w:rPr>
        <w:lastRenderedPageBreak/>
        <w:t>针对</w:t>
      </w:r>
      <w:r>
        <w:rPr>
          <w:rFonts w:hint="eastAsia"/>
        </w:rPr>
        <w:t>3x3,5x5,7x7</w:t>
      </w:r>
      <w:r>
        <w:rPr>
          <w:rFonts w:hint="eastAsia"/>
        </w:rPr>
        <w:t>的</w:t>
      </w:r>
      <w:r>
        <w:t>网络，</w:t>
      </w:r>
      <w:r>
        <w:rPr>
          <w:rFonts w:hint="eastAsia"/>
        </w:rPr>
        <w:t>产生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t>不同的时序网络来完成数据存取。</w:t>
      </w:r>
    </w:p>
    <w:p w14:paraId="50B47C7E" w14:textId="77777777" w:rsidR="00F31F0B" w:rsidRDefault="00117DA9" w:rsidP="00F31F0B">
      <w:pPr>
        <w:pStyle w:val="a1"/>
        <w:keepNext/>
        <w:ind w:firstLine="0"/>
        <w:jc w:val="center"/>
      </w:pPr>
      <w:r>
        <w:object w:dxaOrig="29070" w:dyaOrig="12270" w14:anchorId="7099A024">
          <v:shape id="_x0000_i1039" type="#_x0000_t75" style="width:424.5pt;height:179pt" o:ole="">
            <v:imagedata r:id="rId53" o:title=""/>
          </v:shape>
          <o:OLEObject Type="Embed" ProgID="Visio.Drawing.15" ShapeID="_x0000_i1039" DrawAspect="Content" ObjectID="_1583754604" r:id="rId54"/>
        </w:object>
      </w:r>
    </w:p>
    <w:p w14:paraId="3913CA2F" w14:textId="08CD008C" w:rsidR="00117DA9" w:rsidRDefault="00F31F0B" w:rsidP="00F31F0B">
      <w:pPr>
        <w:pStyle w:val="ab"/>
        <w:jc w:val="center"/>
      </w:pPr>
      <w:r>
        <w:t xml:space="preserve">Figure </w:t>
      </w:r>
      <w:fldSimple w:instr=" SEQ Figure \* ARABIC ">
        <w:r w:rsidR="00F95512">
          <w:rPr>
            <w:noProof/>
          </w:rPr>
          <w:t>22</w:t>
        </w:r>
      </w:fldSimple>
      <w:r>
        <w:t xml:space="preserve"> </w:t>
      </w:r>
      <w:r>
        <w:rPr>
          <w:rFonts w:hint="eastAsia"/>
        </w:rPr>
        <w:t>输出</w:t>
      </w:r>
      <w:r>
        <w:t>CE</w:t>
      </w:r>
      <w:r>
        <w:t>结构</w:t>
      </w:r>
    </w:p>
    <w:p w14:paraId="47403C6C" w14:textId="77777777" w:rsidR="00B37CF5" w:rsidRDefault="00B37CF5" w:rsidP="00B37CF5">
      <w:pPr>
        <w:pStyle w:val="3"/>
      </w:pPr>
      <w:bookmarkStart w:id="176" w:name="_Toc495937253"/>
      <w:r>
        <w:t>BN</w:t>
      </w:r>
      <w:r>
        <w:rPr>
          <w:rFonts w:hint="eastAsia"/>
        </w:rPr>
        <w:t>/Relu/Pooling</w:t>
      </w:r>
      <w:r>
        <w:rPr>
          <w:rFonts w:hint="eastAsia"/>
        </w:rPr>
        <w:t>计算</w:t>
      </w:r>
      <w:bookmarkEnd w:id="176"/>
    </w:p>
    <w:p w14:paraId="065AE2CA" w14:textId="77777777" w:rsidR="00117DA9" w:rsidRDefault="00B37CF5" w:rsidP="00B37CF5">
      <w:pPr>
        <w:pStyle w:val="a1"/>
      </w:pPr>
      <w:r>
        <w:rPr>
          <w:rFonts w:hint="eastAsia"/>
        </w:rPr>
        <w:t>在</w:t>
      </w:r>
      <w:r>
        <w:t>完成</w:t>
      </w:r>
      <w:r>
        <w:rPr>
          <w:rFonts w:hint="eastAsia"/>
        </w:rPr>
        <w:t>4</w:t>
      </w:r>
      <w:r>
        <w:rPr>
          <w:rFonts w:hint="eastAsia"/>
        </w:rPr>
        <w:t>行</w:t>
      </w:r>
      <w:r>
        <w:t>Output</w:t>
      </w:r>
      <w:r>
        <w:t>卷积后，可以输出</w:t>
      </w:r>
      <w:r>
        <w:rPr>
          <w:rFonts w:hint="eastAsia"/>
        </w:rPr>
        <w:t>计算</w:t>
      </w:r>
      <w:r>
        <w:t>Batch Norm</w:t>
      </w:r>
      <w:r>
        <w:t>，</w:t>
      </w:r>
      <w:r>
        <w:t>Relu</w:t>
      </w:r>
      <w:r>
        <w:t>，可以</w:t>
      </w:r>
      <w:r>
        <w:rPr>
          <w:rFonts w:hint="eastAsia"/>
        </w:rPr>
        <w:t>选择</w:t>
      </w:r>
      <w:r>
        <w:t>是否计算</w:t>
      </w:r>
      <w:r>
        <w:t>Pooling</w:t>
      </w:r>
      <w:r>
        <w:rPr>
          <w:rFonts w:hint="eastAsia"/>
        </w:rPr>
        <w:t>。</w:t>
      </w:r>
    </w:p>
    <w:p w14:paraId="67BB13E8" w14:textId="7D838AD2" w:rsidR="00B37CF5" w:rsidRPr="00B37CF5" w:rsidRDefault="00A86BF6" w:rsidP="00B37CF5">
      <w:pPr>
        <w:pStyle w:val="a1"/>
      </w:pPr>
      <w:r>
        <w:rPr>
          <w:rFonts w:hint="eastAsia"/>
        </w:rPr>
        <w:t>Pooling</w:t>
      </w:r>
      <w:r>
        <w:rPr>
          <w:rFonts w:hint="eastAsia"/>
        </w:rPr>
        <w:t>的处理</w:t>
      </w:r>
      <w:r>
        <w:t>速度必须比</w:t>
      </w:r>
      <w:r>
        <w:t>CE</w:t>
      </w:r>
      <w:r>
        <w:t>计算速度快。</w:t>
      </w:r>
    </w:p>
    <w:p w14:paraId="3E588228" w14:textId="77777777" w:rsidR="00F31F0B" w:rsidRDefault="00B37CF5" w:rsidP="00F31F0B">
      <w:pPr>
        <w:pStyle w:val="a1"/>
        <w:keepNext/>
        <w:ind w:firstLine="0"/>
        <w:jc w:val="center"/>
      </w:pPr>
      <w:r>
        <w:object w:dxaOrig="30585" w:dyaOrig="5851" w14:anchorId="50A18428">
          <v:shape id="_x0000_i1040" type="#_x0000_t75" style="width:425pt;height:80pt" o:ole="">
            <v:imagedata r:id="rId55" o:title=""/>
          </v:shape>
          <o:OLEObject Type="Embed" ProgID="Visio.Drawing.15" ShapeID="_x0000_i1040" DrawAspect="Content" ObjectID="_1583754605" r:id="rId56"/>
        </w:object>
      </w:r>
    </w:p>
    <w:p w14:paraId="65B70E44" w14:textId="28D0D7E6" w:rsidR="007A06EA" w:rsidRPr="007A06EA" w:rsidRDefault="00F31F0B" w:rsidP="007A06EA">
      <w:pPr>
        <w:pStyle w:val="ab"/>
        <w:jc w:val="center"/>
      </w:pPr>
      <w:r>
        <w:t xml:space="preserve">Figure </w:t>
      </w:r>
      <w:fldSimple w:instr=" SEQ Figure \* ARABIC ">
        <w:r w:rsidR="00F95512">
          <w:rPr>
            <w:noProof/>
          </w:rPr>
          <w:t>23</w:t>
        </w:r>
      </w:fldSimple>
      <w:r>
        <w:t xml:space="preserve"> BN</w:t>
      </w:r>
      <w:r>
        <w:rPr>
          <w:rFonts w:hint="eastAsia"/>
        </w:rPr>
        <w:t>/Relu/Pooling</w:t>
      </w:r>
      <w:r>
        <w:rPr>
          <w:rFonts w:hint="eastAsia"/>
        </w:rPr>
        <w:t>结构</w:t>
      </w:r>
    </w:p>
    <w:p w14:paraId="544804DA" w14:textId="6B1DD501" w:rsidR="00952AFF" w:rsidRDefault="00952AFF" w:rsidP="00952AFF">
      <w:pPr>
        <w:ind w:firstLine="420"/>
      </w:pPr>
    </w:p>
    <w:p w14:paraId="4E2D42A3" w14:textId="79117617" w:rsidR="007A06EA" w:rsidRDefault="007A06EA" w:rsidP="007A06EA">
      <w:pPr>
        <w:pStyle w:val="3"/>
      </w:pPr>
      <w:r>
        <w:rPr>
          <w:rFonts w:hint="eastAsia"/>
        </w:rPr>
        <w:t>数据</w:t>
      </w:r>
      <w:r>
        <w:t>搬移和计算速率匹配</w:t>
      </w:r>
    </w:p>
    <w:p w14:paraId="24E3B1EB" w14:textId="2A7A600E" w:rsidR="007A06EA" w:rsidRDefault="007A06EA" w:rsidP="00952AFF">
      <w:pPr>
        <w:ind w:firstLine="420"/>
      </w:pPr>
      <w:r>
        <w:t>Conv1</w:t>
      </w:r>
      <w:r>
        <w:rPr>
          <w:rFonts w:hint="eastAsia"/>
        </w:rPr>
        <w:t>：</w:t>
      </w:r>
      <w:r>
        <w:t>7x7</w:t>
      </w:r>
      <w:r>
        <w:rPr>
          <w:rFonts w:hint="eastAsia"/>
        </w:rPr>
        <w:t>，</w:t>
      </w:r>
      <w:r>
        <w:rPr>
          <w:rFonts w:hint="eastAsia"/>
        </w:rPr>
        <w:t>8</w:t>
      </w:r>
      <w:r>
        <w:t>CE</w:t>
      </w:r>
      <w:r>
        <w:t>，</w:t>
      </w:r>
      <w:r>
        <w:t>Stride=2</w:t>
      </w:r>
      <w:r>
        <w:rPr>
          <w:rFonts w:hint="eastAsia"/>
        </w:rPr>
        <w:t>，</w:t>
      </w:r>
      <w:r>
        <w:rPr>
          <w:rFonts w:hint="eastAsia"/>
        </w:rPr>
        <w:t>one</w:t>
      </w:r>
      <w:r>
        <w:t xml:space="preserve"> </w:t>
      </w:r>
      <w:r>
        <w:rPr>
          <w:rFonts w:hint="eastAsia"/>
        </w:rPr>
        <w:t>Tile</w:t>
      </w:r>
      <w:r>
        <w:t xml:space="preserve"> cycle =480*7=</w:t>
      </w:r>
      <w:r w:rsidRPr="007A06EA">
        <w:t xml:space="preserve"> 3360</w:t>
      </w:r>
      <w:r>
        <w:rPr>
          <w:rFonts w:hint="eastAsia"/>
        </w:rPr>
        <w:t>。</w:t>
      </w:r>
      <w:r>
        <w:t xml:space="preserve">One 4 Row OFMAP cycle = 96/16*3360 = </w:t>
      </w:r>
      <w:r w:rsidRPr="007A06EA">
        <w:t>20160</w:t>
      </w:r>
      <w:r>
        <w:rPr>
          <w:rFonts w:hint="eastAsia"/>
        </w:rPr>
        <w:t>。</w:t>
      </w:r>
      <w:r>
        <w:t>即</w:t>
      </w:r>
      <w:r>
        <w:rPr>
          <w:rFonts w:hint="eastAsia"/>
        </w:rPr>
        <w:t>在</w:t>
      </w:r>
      <w:r>
        <w:rPr>
          <w:rFonts w:hint="eastAsia"/>
        </w:rPr>
        <w:t>3360</w:t>
      </w:r>
      <w:r>
        <w:t>cyle</w:t>
      </w:r>
      <w:r>
        <w:t>内需要完成下一次</w:t>
      </w:r>
      <w:r>
        <w:rPr>
          <w:rFonts w:hint="eastAsia"/>
        </w:rPr>
        <w:t>Weights</w:t>
      </w:r>
      <w:r>
        <w:t>的搬移，在</w:t>
      </w:r>
      <w:r>
        <w:t>20160 cycle</w:t>
      </w:r>
      <w:r>
        <w:t>内完成下一次计算的</w:t>
      </w:r>
      <w:r>
        <w:t>IFMAP</w:t>
      </w:r>
      <w:r>
        <w:t>搬移</w:t>
      </w:r>
      <w:r w:rsidR="00FA037F">
        <w:rPr>
          <w:rFonts w:hint="eastAsia"/>
        </w:rPr>
        <w:t>，</w:t>
      </w:r>
      <w:r w:rsidR="00FA037F">
        <w:rPr>
          <w:rFonts w:hint="eastAsia"/>
        </w:rPr>
        <w:t>13</w:t>
      </w:r>
      <w:r w:rsidR="00FA037F">
        <w:t>row*960*3ch=</w:t>
      </w:r>
      <w:r w:rsidR="00FA037F" w:rsidRPr="00FA037F">
        <w:t xml:space="preserve"> 37440</w:t>
      </w:r>
      <w:r w:rsidR="00FA037F">
        <w:rPr>
          <w:rFonts w:hint="eastAsia"/>
        </w:rPr>
        <w:t>点</w:t>
      </w:r>
      <w:r w:rsidR="00FA037F">
        <w:t>。</w:t>
      </w:r>
    </w:p>
    <w:p w14:paraId="50771E12" w14:textId="210B6170" w:rsidR="007A06EA" w:rsidRDefault="007A06EA" w:rsidP="007A06EA">
      <w:pPr>
        <w:ind w:firstLine="420"/>
      </w:pPr>
      <w:r>
        <w:t>Conv2</w:t>
      </w:r>
      <w:r>
        <w:rPr>
          <w:rFonts w:hint="eastAsia"/>
        </w:rPr>
        <w:t>：</w:t>
      </w:r>
      <w:r>
        <w:t>5x5</w:t>
      </w:r>
      <w:r>
        <w:rPr>
          <w:rFonts w:hint="eastAsia"/>
        </w:rPr>
        <w:t>，</w:t>
      </w:r>
      <w:r>
        <w:rPr>
          <w:rFonts w:hint="eastAsia"/>
        </w:rPr>
        <w:t>8</w:t>
      </w:r>
      <w:r>
        <w:t>CE</w:t>
      </w:r>
      <w:r>
        <w:t>，</w:t>
      </w:r>
      <w:r>
        <w:t>Stride=2</w:t>
      </w:r>
      <w:r>
        <w:rPr>
          <w:rFonts w:hint="eastAsia"/>
        </w:rPr>
        <w:t>，</w:t>
      </w:r>
      <w:r>
        <w:rPr>
          <w:rFonts w:hint="eastAsia"/>
        </w:rPr>
        <w:t>one</w:t>
      </w:r>
      <w:r>
        <w:t xml:space="preserve"> </w:t>
      </w:r>
      <w:r>
        <w:rPr>
          <w:rFonts w:hint="eastAsia"/>
        </w:rPr>
        <w:t>Tile</w:t>
      </w:r>
      <w:r>
        <w:t xml:space="preserve"> cycle =120*5=60</w:t>
      </w:r>
      <w:r w:rsidRPr="007A06EA">
        <w:t>0</w:t>
      </w:r>
      <w:r>
        <w:rPr>
          <w:rFonts w:hint="eastAsia"/>
        </w:rPr>
        <w:t>。</w:t>
      </w:r>
      <w:r>
        <w:t xml:space="preserve">One 4 Row OFMAP cycle = 256/24*600 = </w:t>
      </w:r>
      <w:r w:rsidRPr="007A06EA">
        <w:t>6400</w:t>
      </w:r>
      <w:r>
        <w:rPr>
          <w:rFonts w:hint="eastAsia"/>
        </w:rPr>
        <w:t>。</w:t>
      </w:r>
      <w:r>
        <w:t>即</w:t>
      </w:r>
      <w:r>
        <w:rPr>
          <w:rFonts w:hint="eastAsia"/>
        </w:rPr>
        <w:t>在</w:t>
      </w:r>
      <w:r>
        <w:t>60</w:t>
      </w:r>
      <w:r w:rsidRPr="007A06EA">
        <w:t>0</w:t>
      </w:r>
      <w:r>
        <w:t>cyle</w:t>
      </w:r>
      <w:r>
        <w:t>内需要完成下一次</w:t>
      </w:r>
      <w:r>
        <w:rPr>
          <w:rFonts w:hint="eastAsia"/>
        </w:rPr>
        <w:t>Weights</w:t>
      </w:r>
      <w:r>
        <w:t>的搬移，在</w:t>
      </w:r>
      <w:r>
        <w:t>6400 cycle</w:t>
      </w:r>
      <w:r>
        <w:t>内完成下一次计算的</w:t>
      </w:r>
      <w:r>
        <w:t>IFMAP</w:t>
      </w:r>
      <w:r>
        <w:t>搬移</w:t>
      </w:r>
      <w:r w:rsidR="00FA037F">
        <w:rPr>
          <w:rFonts w:hint="eastAsia"/>
        </w:rPr>
        <w:t>，</w:t>
      </w:r>
      <w:r w:rsidR="00FA037F">
        <w:t>11row*240*3ch=</w:t>
      </w:r>
      <w:r w:rsidR="00FA037F" w:rsidRPr="00FA037F">
        <w:t xml:space="preserve"> 7920</w:t>
      </w:r>
      <w:r w:rsidR="00FA037F">
        <w:rPr>
          <w:rFonts w:hint="eastAsia"/>
        </w:rPr>
        <w:t>点</w:t>
      </w:r>
      <w:r w:rsidR="00FA037F">
        <w:t>。</w:t>
      </w:r>
    </w:p>
    <w:p w14:paraId="60C4EFA6" w14:textId="2C32D4AA" w:rsidR="007A06EA" w:rsidRDefault="007A06EA" w:rsidP="007A06EA">
      <w:pPr>
        <w:ind w:firstLine="420"/>
      </w:pPr>
      <w:r>
        <w:t>Conv3</w:t>
      </w:r>
      <w:r>
        <w:rPr>
          <w:rFonts w:hint="eastAsia"/>
        </w:rPr>
        <w:t>：</w:t>
      </w:r>
      <w:r>
        <w:t>3x3</w:t>
      </w:r>
      <w:r>
        <w:rPr>
          <w:rFonts w:hint="eastAsia"/>
        </w:rPr>
        <w:t>，</w:t>
      </w:r>
      <w:r>
        <w:rPr>
          <w:rFonts w:hint="eastAsia"/>
        </w:rPr>
        <w:t>8</w:t>
      </w:r>
      <w:r>
        <w:t>CE</w:t>
      </w:r>
      <w:r>
        <w:t>，</w:t>
      </w:r>
      <w:r>
        <w:t>Stride=1</w:t>
      </w:r>
      <w:r>
        <w:rPr>
          <w:rFonts w:hint="eastAsia"/>
        </w:rPr>
        <w:t>，</w:t>
      </w:r>
      <w:r>
        <w:rPr>
          <w:rFonts w:hint="eastAsia"/>
        </w:rPr>
        <w:t>one</w:t>
      </w:r>
      <w:r>
        <w:t xml:space="preserve"> </w:t>
      </w:r>
      <w:r>
        <w:rPr>
          <w:rFonts w:hint="eastAsia"/>
        </w:rPr>
        <w:t>Tile</w:t>
      </w:r>
      <w:r>
        <w:t xml:space="preserve"> cycle =60*3=18</w:t>
      </w:r>
      <w:r w:rsidRPr="007A06EA">
        <w:t>0</w:t>
      </w:r>
      <w:r>
        <w:rPr>
          <w:rFonts w:hint="eastAsia"/>
        </w:rPr>
        <w:t>。</w:t>
      </w:r>
      <w:r>
        <w:t xml:space="preserve">One 4 Row OFMAP cycle = 384/40*180 = </w:t>
      </w:r>
      <w:r w:rsidRPr="007A06EA">
        <w:t>1728</w:t>
      </w:r>
      <w:r>
        <w:rPr>
          <w:rFonts w:hint="eastAsia"/>
        </w:rPr>
        <w:t>。</w:t>
      </w:r>
      <w:r>
        <w:t>即</w:t>
      </w:r>
      <w:r>
        <w:rPr>
          <w:rFonts w:hint="eastAsia"/>
        </w:rPr>
        <w:t>在</w:t>
      </w:r>
      <w:r>
        <w:t>18</w:t>
      </w:r>
      <w:r w:rsidRPr="007A06EA">
        <w:t>0</w:t>
      </w:r>
      <w:r>
        <w:t>cyle</w:t>
      </w:r>
      <w:r>
        <w:t>内需要完成下一次</w:t>
      </w:r>
      <w:r>
        <w:rPr>
          <w:rFonts w:hint="eastAsia"/>
        </w:rPr>
        <w:t>Weights</w:t>
      </w:r>
      <w:r>
        <w:t>的搬移，在</w:t>
      </w:r>
      <w:r w:rsidRPr="007A06EA">
        <w:t>1728</w:t>
      </w:r>
      <w:r>
        <w:t>cycle</w:t>
      </w:r>
      <w:r>
        <w:t>内完成下一次计算的</w:t>
      </w:r>
      <w:r>
        <w:t>IFMAP</w:t>
      </w:r>
      <w:r>
        <w:t>搬移</w:t>
      </w:r>
      <w:r w:rsidR="00FA037F">
        <w:rPr>
          <w:rFonts w:hint="eastAsia"/>
        </w:rPr>
        <w:t>，</w:t>
      </w:r>
      <w:r w:rsidR="00FA037F">
        <w:t>6row*60*3ch=</w:t>
      </w:r>
      <w:r w:rsidR="00FA037F" w:rsidRPr="00FA037F">
        <w:t xml:space="preserve"> 1080</w:t>
      </w:r>
      <w:r w:rsidR="00FA037F">
        <w:rPr>
          <w:rFonts w:hint="eastAsia"/>
        </w:rPr>
        <w:t>点</w:t>
      </w:r>
      <w:r w:rsidR="00FA037F">
        <w:t>。</w:t>
      </w:r>
    </w:p>
    <w:p w14:paraId="43BBD644" w14:textId="14765A12" w:rsidR="007A06EA" w:rsidRDefault="007A06EA" w:rsidP="007A06EA">
      <w:pPr>
        <w:ind w:firstLine="420"/>
      </w:pPr>
      <w:r>
        <w:t>Conv4</w:t>
      </w:r>
      <w:r>
        <w:rPr>
          <w:rFonts w:hint="eastAsia"/>
        </w:rPr>
        <w:t>：</w:t>
      </w:r>
      <w:r>
        <w:t>3x3</w:t>
      </w:r>
      <w:r>
        <w:rPr>
          <w:rFonts w:hint="eastAsia"/>
        </w:rPr>
        <w:t>，</w:t>
      </w:r>
      <w:r>
        <w:rPr>
          <w:rFonts w:hint="eastAsia"/>
        </w:rPr>
        <w:t>8</w:t>
      </w:r>
      <w:r>
        <w:t>CE</w:t>
      </w:r>
      <w:r>
        <w:t>，</w:t>
      </w:r>
      <w:r>
        <w:t>Stride=1</w:t>
      </w:r>
      <w:r>
        <w:rPr>
          <w:rFonts w:hint="eastAsia"/>
        </w:rPr>
        <w:t>，</w:t>
      </w:r>
      <w:r>
        <w:rPr>
          <w:rFonts w:hint="eastAsia"/>
        </w:rPr>
        <w:t>one</w:t>
      </w:r>
      <w:r>
        <w:t xml:space="preserve"> </w:t>
      </w:r>
      <w:r>
        <w:rPr>
          <w:rFonts w:hint="eastAsia"/>
        </w:rPr>
        <w:t>Tile</w:t>
      </w:r>
      <w:r>
        <w:t xml:space="preserve"> cycle =60*3=18</w:t>
      </w:r>
      <w:r w:rsidRPr="007A06EA">
        <w:t>0</w:t>
      </w:r>
      <w:r>
        <w:rPr>
          <w:rFonts w:hint="eastAsia"/>
        </w:rPr>
        <w:t>。</w:t>
      </w:r>
      <w:r>
        <w:t xml:space="preserve">One 4 Row OFMAP cycle = 256/40*180 = </w:t>
      </w:r>
      <w:r w:rsidRPr="007A06EA">
        <w:t>1152</w:t>
      </w:r>
      <w:r>
        <w:rPr>
          <w:rFonts w:hint="eastAsia"/>
        </w:rPr>
        <w:t>。</w:t>
      </w:r>
      <w:r>
        <w:t>即</w:t>
      </w:r>
      <w:r>
        <w:rPr>
          <w:rFonts w:hint="eastAsia"/>
        </w:rPr>
        <w:t>在</w:t>
      </w:r>
      <w:r>
        <w:t>18</w:t>
      </w:r>
      <w:r w:rsidRPr="007A06EA">
        <w:t>0</w:t>
      </w:r>
      <w:r>
        <w:t>cyle</w:t>
      </w:r>
      <w:r>
        <w:t>内需要完成下一次</w:t>
      </w:r>
      <w:r>
        <w:rPr>
          <w:rFonts w:hint="eastAsia"/>
        </w:rPr>
        <w:t>Weights</w:t>
      </w:r>
      <w:r>
        <w:t>的搬移，在</w:t>
      </w:r>
      <w:r w:rsidRPr="007A06EA">
        <w:t>1152</w:t>
      </w:r>
      <w:r>
        <w:t xml:space="preserve"> cycle</w:t>
      </w:r>
      <w:r>
        <w:t>内完成下一次计算的</w:t>
      </w:r>
      <w:r>
        <w:t>IFMAP</w:t>
      </w:r>
      <w:r>
        <w:t>搬移</w:t>
      </w:r>
      <w:r w:rsidR="00376CB5">
        <w:rPr>
          <w:rFonts w:hint="eastAsia"/>
        </w:rPr>
        <w:t>，</w:t>
      </w:r>
      <w:r w:rsidR="00376CB5">
        <w:t>6row*60*3ch=</w:t>
      </w:r>
      <w:r w:rsidR="00376CB5" w:rsidRPr="00FA037F">
        <w:t xml:space="preserve"> 1080</w:t>
      </w:r>
      <w:r w:rsidR="00376CB5">
        <w:rPr>
          <w:rFonts w:hint="eastAsia"/>
        </w:rPr>
        <w:t>点</w:t>
      </w:r>
      <w:r w:rsidR="00376CB5">
        <w:t>。</w:t>
      </w:r>
    </w:p>
    <w:p w14:paraId="0D0C3D22" w14:textId="52DC8896" w:rsidR="007A06EA" w:rsidRDefault="007A06EA" w:rsidP="007A06EA">
      <w:pPr>
        <w:ind w:firstLine="420"/>
      </w:pPr>
      <w:r>
        <w:t>Conv5</w:t>
      </w:r>
      <w:r w:rsidR="0092575A">
        <w:rPr>
          <w:rFonts w:hint="eastAsia"/>
        </w:rPr>
        <w:t>同</w:t>
      </w:r>
      <w:r w:rsidR="0092575A">
        <w:t>Conv4</w:t>
      </w:r>
      <w:r>
        <w:t>。</w:t>
      </w:r>
    </w:p>
    <w:p w14:paraId="71CD763D" w14:textId="77777777" w:rsidR="007A06EA" w:rsidRPr="007A06EA" w:rsidRDefault="007A06EA" w:rsidP="00952AFF">
      <w:pPr>
        <w:ind w:firstLine="420"/>
      </w:pPr>
    </w:p>
    <w:p w14:paraId="4AA09214" w14:textId="187DA743" w:rsidR="00ED51DA" w:rsidRDefault="00F95512" w:rsidP="00ED51DA">
      <w:pPr>
        <w:pStyle w:val="2"/>
      </w:pPr>
      <w:r>
        <w:rPr>
          <w:rFonts w:hint="eastAsia"/>
        </w:rPr>
        <w:t>全连接架构</w:t>
      </w:r>
      <w:r w:rsidR="00ED51DA">
        <w:rPr>
          <w:rFonts w:hint="eastAsia"/>
        </w:rPr>
        <w:t>设计</w:t>
      </w:r>
    </w:p>
    <w:p w14:paraId="2F9113C3" w14:textId="77777777" w:rsidR="00F95512" w:rsidRPr="00A6366A" w:rsidRDefault="00F95512" w:rsidP="00F95512">
      <w:pPr>
        <w:pStyle w:val="a1"/>
      </w:pPr>
      <w:r>
        <w:rPr>
          <w:rFonts w:hint="eastAsia"/>
        </w:rPr>
        <w:t>RPN</w:t>
      </w:r>
      <w:r>
        <w:t>_ClsScore</w:t>
      </w:r>
      <w:r>
        <w:rPr>
          <w:rFonts w:hint="eastAsia"/>
        </w:rPr>
        <w:t>和</w:t>
      </w:r>
      <w:r>
        <w:t>RPN_bbox</w:t>
      </w:r>
      <w:r>
        <w:rPr>
          <w:rFonts w:hint="eastAsia"/>
        </w:rPr>
        <w:t>是</w:t>
      </w:r>
      <w:r>
        <w:rPr>
          <w:rFonts w:hint="eastAsia"/>
        </w:rPr>
        <w:t>1x1</w:t>
      </w:r>
      <w:r>
        <w:rPr>
          <w:rFonts w:hint="eastAsia"/>
        </w:rPr>
        <w:t>的</w:t>
      </w:r>
      <w:r>
        <w:t>kernel size</w:t>
      </w:r>
      <w:r>
        <w:t>，也可</w:t>
      </w:r>
      <w:proofErr w:type="gramStart"/>
      <w:r>
        <w:t>当做</w:t>
      </w:r>
      <w:proofErr w:type="gramEnd"/>
      <w:r>
        <w:t>是全连接处理。</w:t>
      </w:r>
      <w:r>
        <w:rPr>
          <w:rFonts w:hint="eastAsia"/>
        </w:rPr>
        <w:t>ROI</w:t>
      </w:r>
      <w:r>
        <w:t xml:space="preserve"> Pooling</w:t>
      </w:r>
      <w:r>
        <w:t>后还有</w:t>
      </w:r>
      <w:r>
        <w:rPr>
          <w:rFonts w:hint="eastAsia"/>
        </w:rPr>
        <w:t>2</w:t>
      </w:r>
      <w:r>
        <w:rPr>
          <w:rFonts w:hint="eastAsia"/>
        </w:rPr>
        <w:t>层</w:t>
      </w:r>
      <w:r>
        <w:t>全连接</w:t>
      </w:r>
      <w:r>
        <w:t>F6</w:t>
      </w:r>
      <w:r>
        <w:rPr>
          <w:rFonts w:hint="eastAsia"/>
        </w:rPr>
        <w:t>和</w:t>
      </w:r>
      <w:r>
        <w:t>F7</w:t>
      </w:r>
      <w:r>
        <w:rPr>
          <w:rFonts w:hint="eastAsia"/>
        </w:rPr>
        <w:t>。</w:t>
      </w:r>
      <w:r>
        <w:t>由于全连接处理数据很难进行复用，</w:t>
      </w:r>
      <w:r>
        <w:rPr>
          <w:rFonts w:hint="eastAsia"/>
        </w:rPr>
        <w:t>主要</w:t>
      </w:r>
      <w:r>
        <w:t>的瓶颈是</w:t>
      </w:r>
      <w:r>
        <w:t>IO</w:t>
      </w:r>
      <w:r>
        <w:t>带宽，所以</w:t>
      </w:r>
      <w:r>
        <w:t>FC</w:t>
      </w:r>
      <w:r>
        <w:t>的设计和卷积设计不同。</w:t>
      </w:r>
    </w:p>
    <w:p w14:paraId="6BAFD975" w14:textId="77777777" w:rsidR="00F95512" w:rsidRDefault="00F95512" w:rsidP="00F95512">
      <w:pPr>
        <w:pStyle w:val="3"/>
      </w:pPr>
      <w:r>
        <w:t>RPN</w:t>
      </w:r>
      <w:r>
        <w:t>全连接分析</w:t>
      </w:r>
    </w:p>
    <w:p w14:paraId="5436517E" w14:textId="77777777" w:rsidR="00F95512" w:rsidRDefault="00F95512" w:rsidP="00F95512">
      <w:pPr>
        <w:pStyle w:val="a1"/>
        <w:keepNext/>
        <w:ind w:firstLine="0"/>
      </w:pPr>
      <w:r>
        <w:object w:dxaOrig="7665" w:dyaOrig="3105" w14:anchorId="4E5D13D2">
          <v:shape id="_x0000_i1041" type="#_x0000_t75" style="width:383.5pt;height:156pt" o:ole="">
            <v:imagedata r:id="rId57" o:title=""/>
          </v:shape>
          <o:OLEObject Type="Embed" ProgID="Visio.Drawing.15" ShapeID="_x0000_i1041" DrawAspect="Content" ObjectID="_1583754606" r:id="rId58"/>
        </w:object>
      </w:r>
    </w:p>
    <w:p w14:paraId="42E12F82" w14:textId="77777777" w:rsidR="00F95512" w:rsidRDefault="00F95512" w:rsidP="00F95512">
      <w:pPr>
        <w:pStyle w:val="ab"/>
        <w:jc w:val="center"/>
      </w:pPr>
      <w:r>
        <w:t xml:space="preserve">Figure </w:t>
      </w:r>
      <w:fldSimple w:instr=" SEQ Figure \* ARABIC ">
        <w:r>
          <w:rPr>
            <w:noProof/>
          </w:rPr>
          <w:t>6</w:t>
        </w:r>
      </w:fldSimple>
      <w:r>
        <w:t xml:space="preserve"> RPN ClsScore</w:t>
      </w:r>
    </w:p>
    <w:p w14:paraId="53E854CF" w14:textId="77777777" w:rsidR="00F95512" w:rsidRDefault="00F95512" w:rsidP="00F95512">
      <w:pPr>
        <w:pStyle w:val="a1"/>
      </w:pPr>
    </w:p>
    <w:p w14:paraId="130A6716" w14:textId="77777777" w:rsidR="00F95512" w:rsidRDefault="00F95512" w:rsidP="00F95512">
      <w:pPr>
        <w:pStyle w:val="a1"/>
        <w:keepNext/>
        <w:ind w:firstLine="0"/>
      </w:pPr>
      <w:r>
        <w:object w:dxaOrig="7665" w:dyaOrig="3105" w14:anchorId="63CE3F32">
          <v:shape id="_x0000_i1042" type="#_x0000_t75" style="width:383.5pt;height:156pt" o:ole="">
            <v:imagedata r:id="rId59" o:title=""/>
          </v:shape>
          <o:OLEObject Type="Embed" ProgID="Visio.Drawing.15" ShapeID="_x0000_i1042" DrawAspect="Content" ObjectID="_1583754607" r:id="rId60"/>
        </w:object>
      </w:r>
    </w:p>
    <w:p w14:paraId="11218153" w14:textId="77777777" w:rsidR="00F95512" w:rsidRDefault="00F95512" w:rsidP="00F95512">
      <w:pPr>
        <w:pStyle w:val="ab"/>
        <w:jc w:val="center"/>
      </w:pPr>
      <w:r>
        <w:t xml:space="preserve">Figure </w:t>
      </w:r>
      <w:fldSimple w:instr=" SEQ Figure \* ARABIC ">
        <w:r>
          <w:rPr>
            <w:noProof/>
          </w:rPr>
          <w:t>7</w:t>
        </w:r>
      </w:fldSimple>
      <w:r>
        <w:t xml:space="preserve"> RPN Bbox</w:t>
      </w:r>
    </w:p>
    <w:p w14:paraId="4D6B07D2" w14:textId="77777777" w:rsidR="00F95512" w:rsidRDefault="00F95512" w:rsidP="00F95512">
      <w:pPr>
        <w:pStyle w:val="a1"/>
        <w:ind w:firstLine="0"/>
      </w:pPr>
      <w:r>
        <w:tab/>
      </w:r>
    </w:p>
    <w:p w14:paraId="1E17E5BF" w14:textId="77777777" w:rsidR="00F95512" w:rsidRDefault="00F95512" w:rsidP="00F95512">
      <w:pPr>
        <w:pStyle w:val="a1"/>
      </w:pPr>
      <w:r>
        <w:rPr>
          <w:rFonts w:hint="eastAsia"/>
        </w:rPr>
        <w:t>由于</w:t>
      </w:r>
      <w:r>
        <w:t>我们</w:t>
      </w:r>
      <w:r>
        <w:rPr>
          <w:rFonts w:hint="eastAsia"/>
        </w:rPr>
        <w:t>前面</w:t>
      </w:r>
      <w:r>
        <w:t>的卷积核设计，输出是按照</w:t>
      </w:r>
      <w:r>
        <w:t>Row</w:t>
      </w:r>
      <w:r>
        <w:t>来输出的，</w:t>
      </w:r>
      <w:r>
        <w:rPr>
          <w:rFonts w:hint="eastAsia"/>
        </w:rPr>
        <w:t>方便</w:t>
      </w:r>
      <w:r>
        <w:t>按</w:t>
      </w:r>
      <w:r>
        <w:t>Row</w:t>
      </w:r>
      <w:r>
        <w:t>取数</w:t>
      </w:r>
      <w:r>
        <w:rPr>
          <w:rFonts w:hint="eastAsia"/>
        </w:rPr>
        <w:t>。</w:t>
      </w:r>
      <w:r>
        <w:rPr>
          <w:rFonts w:hint="eastAsia"/>
        </w:rPr>
        <w:t>AR</w:t>
      </w:r>
      <w:r>
        <w:t>M</w:t>
      </w:r>
      <w:r>
        <w:t>软件处理</w:t>
      </w:r>
      <w:r>
        <w:t>RPN</w:t>
      </w:r>
      <w:r>
        <w:t>的输出数据需要按照纵向上取数。</w:t>
      </w:r>
      <w:r>
        <w:rPr>
          <w:rFonts w:hint="eastAsia"/>
        </w:rPr>
        <w:t>也就是</w:t>
      </w:r>
      <w:r>
        <w:t>我们设计的处理器，需要按</w:t>
      </w:r>
      <w:r>
        <w:t>Row</w:t>
      </w:r>
      <w:r>
        <w:t>取数，按照纵向上</w:t>
      </w:r>
      <w:r>
        <w:rPr>
          <w:rFonts w:hint="eastAsia"/>
        </w:rPr>
        <w:t>存数</w:t>
      </w:r>
      <w:r>
        <w:t>。</w:t>
      </w:r>
    </w:p>
    <w:p w14:paraId="15D59DCA" w14:textId="648EFA18" w:rsidR="00F95512" w:rsidRDefault="00F95512" w:rsidP="00F95512">
      <w:pPr>
        <w:pStyle w:val="a1"/>
      </w:pPr>
      <w:r>
        <w:rPr>
          <w:rFonts w:hint="eastAsia"/>
        </w:rPr>
        <w:t>但</w:t>
      </w:r>
      <w:r>
        <w:t>按照</w:t>
      </w:r>
      <w:r>
        <w:t>Row</w:t>
      </w:r>
      <w:r>
        <w:t>取数据进行计算，</w:t>
      </w:r>
      <w:r>
        <w:rPr>
          <w:rFonts w:hint="eastAsia"/>
        </w:rPr>
        <w:t>所有</w:t>
      </w:r>
      <w:r>
        <w:t>Psum</w:t>
      </w:r>
      <w:r>
        <w:t>的结果</w:t>
      </w:r>
      <w:r>
        <w:rPr>
          <w:rFonts w:hint="eastAsia"/>
        </w:rPr>
        <w:t>都</w:t>
      </w:r>
      <w:r>
        <w:t>需要缓存</w:t>
      </w:r>
      <w:r>
        <w:rPr>
          <w:rFonts w:hint="eastAsia"/>
        </w:rPr>
        <w:t>，</w:t>
      </w:r>
      <w:r>
        <w:t>增加了</w:t>
      </w:r>
      <w:r>
        <w:t>Mem</w:t>
      </w:r>
      <w:r>
        <w:t>。</w:t>
      </w:r>
      <w:r w:rsidR="008E15D2">
        <w:rPr>
          <w:rFonts w:hint="eastAsia"/>
        </w:rPr>
        <w:t>所以</w:t>
      </w:r>
      <w:r w:rsidR="008E15D2">
        <w:t>为了</w:t>
      </w:r>
      <w:r w:rsidR="007574C8">
        <w:rPr>
          <w:rFonts w:hint="eastAsia"/>
        </w:rPr>
        <w:t>节省</w:t>
      </w:r>
      <w:r w:rsidR="007574C8">
        <w:t>PSum</w:t>
      </w:r>
      <w:r w:rsidR="007574C8">
        <w:t>空间，牺牲取数的效率，数据按照纵向上取数。这样</w:t>
      </w:r>
      <w:r w:rsidR="007574C8">
        <w:rPr>
          <w:rFonts w:hint="eastAsia"/>
        </w:rPr>
        <w:t>可以</w:t>
      </w:r>
      <w:r w:rsidR="007574C8">
        <w:t>和</w:t>
      </w:r>
      <w:r w:rsidR="007574C8">
        <w:t>FC</w:t>
      </w:r>
      <w:r w:rsidR="007574C8">
        <w:t>的结构一致。</w:t>
      </w:r>
    </w:p>
    <w:p w14:paraId="5C1D5531" w14:textId="06AE828F" w:rsidR="007574C8" w:rsidRPr="00A6366A" w:rsidRDefault="007574C8" w:rsidP="00F95512">
      <w:pPr>
        <w:pStyle w:val="a1"/>
      </w:pPr>
      <w:r>
        <w:rPr>
          <w:rFonts w:hint="eastAsia"/>
        </w:rPr>
        <w:t>按照</w:t>
      </w:r>
      <w:r>
        <w:t>FC CE</w:t>
      </w:r>
      <w:r>
        <w:t>核估计，</w:t>
      </w:r>
      <w:r>
        <w:rPr>
          <w:rFonts w:hint="eastAsia"/>
        </w:rPr>
        <w:t>RPN</w:t>
      </w:r>
      <w:r>
        <w:t xml:space="preserve"> ClsScore</w:t>
      </w:r>
      <w:r>
        <w:rPr>
          <w:rFonts w:hint="eastAsia"/>
        </w:rPr>
        <w:t>取</w:t>
      </w:r>
      <w:r>
        <w:rPr>
          <w:rFonts w:hint="eastAsia"/>
        </w:rPr>
        <w:t>1</w:t>
      </w:r>
      <w:r>
        <w:t>5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个</w:t>
      </w:r>
      <w:proofErr w:type="gramEnd"/>
      <w:r>
        <w:t>纵向的</w:t>
      </w:r>
      <w:r>
        <w:rPr>
          <w:rFonts w:hint="eastAsia"/>
        </w:rPr>
        <w:t>256</w:t>
      </w:r>
      <w:r>
        <w:rPr>
          <w:rFonts w:hint="eastAsia"/>
        </w:rPr>
        <w:t>，</w:t>
      </w:r>
      <w:r>
        <w:t>和</w:t>
      </w:r>
      <w:r>
        <w:t>9</w:t>
      </w:r>
      <w:r>
        <w:rPr>
          <w:rFonts w:hint="eastAsia"/>
        </w:rPr>
        <w:t>个</w:t>
      </w:r>
      <w:r>
        <w:rPr>
          <w:rFonts w:hint="eastAsia"/>
        </w:rPr>
        <w:t>weights</w:t>
      </w:r>
      <w:r>
        <w:t>进行乘累加计算。需要</w:t>
      </w:r>
      <w:r>
        <w:rPr>
          <w:rFonts w:hint="eastAsia"/>
        </w:rPr>
        <w:t>256cyc</w:t>
      </w:r>
      <w:r>
        <w:t>le</w:t>
      </w:r>
      <w:r>
        <w:rPr>
          <w:rFonts w:hint="eastAsia"/>
        </w:rPr>
        <w:t>，</w:t>
      </w:r>
      <w:r>
        <w:t>总共需要</w:t>
      </w:r>
      <w:r>
        <w:rPr>
          <w:rFonts w:hint="eastAsia"/>
        </w:rPr>
        <w:t>256*2040/15*18/</w:t>
      </w:r>
      <w:r>
        <w:t>9</w:t>
      </w:r>
      <w:r>
        <w:rPr>
          <w:rFonts w:hint="eastAsia"/>
        </w:rPr>
        <w:t>=</w:t>
      </w:r>
      <w:r w:rsidRPr="007574C8">
        <w:t xml:space="preserve"> 69632 </w:t>
      </w:r>
      <w:r>
        <w:t>cycle</w:t>
      </w:r>
      <w:r>
        <w:rPr>
          <w:rFonts w:hint="eastAsia"/>
        </w:rPr>
        <w:t>，按照</w:t>
      </w:r>
      <w:r>
        <w:rPr>
          <w:rFonts w:hint="eastAsia"/>
        </w:rPr>
        <w:t>300</w:t>
      </w:r>
      <w:r>
        <w:t>MHz</w:t>
      </w:r>
      <w:r>
        <w:t>估计，需要</w:t>
      </w:r>
      <w:r>
        <w:t>0.23ms</w:t>
      </w:r>
      <w:r>
        <w:t>时间。</w:t>
      </w:r>
      <w:r>
        <w:rPr>
          <w:rFonts w:hint="eastAsia"/>
        </w:rPr>
        <w:t>RPN</w:t>
      </w:r>
      <w:r>
        <w:t xml:space="preserve"> Bbox</w:t>
      </w:r>
      <w:r>
        <w:rPr>
          <w:rFonts w:hint="eastAsia"/>
        </w:rPr>
        <w:t>有</w:t>
      </w:r>
      <w:r>
        <w:rPr>
          <w:rFonts w:hint="eastAsia"/>
        </w:rPr>
        <w:t>36</w:t>
      </w:r>
      <w:r>
        <w:rPr>
          <w:rFonts w:hint="eastAsia"/>
        </w:rPr>
        <w:t>个</w:t>
      </w:r>
      <w:r>
        <w:t>kernel</w:t>
      </w:r>
      <w:r>
        <w:rPr>
          <w:rFonts w:hint="eastAsia"/>
        </w:rPr>
        <w:t>是</w:t>
      </w:r>
      <w:r>
        <w:t>ClsScore</w:t>
      </w:r>
      <w:r>
        <w:t>的</w:t>
      </w:r>
      <w:r>
        <w:rPr>
          <w:rFonts w:hint="eastAsia"/>
        </w:rPr>
        <w:t>2</w:t>
      </w:r>
      <w:r>
        <w:rPr>
          <w:rFonts w:hint="eastAsia"/>
        </w:rPr>
        <w:t>倍</w:t>
      </w:r>
      <w:r>
        <w:t>，所以耗时约</w:t>
      </w:r>
      <w:r>
        <w:rPr>
          <w:rFonts w:hint="eastAsia"/>
        </w:rPr>
        <w:t>0.46</w:t>
      </w:r>
      <w:r>
        <w:t>ms</w:t>
      </w:r>
      <w:r>
        <w:t>。</w:t>
      </w:r>
    </w:p>
    <w:p w14:paraId="3F131A36" w14:textId="76123E4F" w:rsidR="00F95512" w:rsidRDefault="00F95512" w:rsidP="00F95512">
      <w:pPr>
        <w:pStyle w:val="3"/>
      </w:pPr>
      <w:r>
        <w:lastRenderedPageBreak/>
        <w:t>FC</w:t>
      </w:r>
      <w:r>
        <w:t>全连接</w:t>
      </w:r>
      <w:r>
        <w:rPr>
          <w:rFonts w:hint="eastAsia"/>
        </w:rPr>
        <w:t>设计</w:t>
      </w:r>
    </w:p>
    <w:p w14:paraId="5AE15C90" w14:textId="77777777" w:rsidR="00F95512" w:rsidRDefault="00F95512" w:rsidP="00F95512">
      <w:pPr>
        <w:pStyle w:val="a1"/>
        <w:spacing w:line="360" w:lineRule="auto"/>
        <w:rPr>
          <w:rFonts w:ascii="宋体" w:hAnsi="宋体" w:cs="Arial"/>
          <w:sz w:val="24"/>
          <w:szCs w:val="24"/>
        </w:rPr>
      </w:pPr>
    </w:p>
    <w:p w14:paraId="12A8DD14" w14:textId="77777777" w:rsidR="00F95512" w:rsidRDefault="00F95512" w:rsidP="00F95512">
      <w:pPr>
        <w:pStyle w:val="a1"/>
        <w:keepNext/>
        <w:spacing w:line="360" w:lineRule="auto"/>
        <w:ind w:firstLine="0"/>
        <w:jc w:val="center"/>
      </w:pPr>
      <w:r>
        <w:object w:dxaOrig="7140" w:dyaOrig="3165" w14:anchorId="7A5B4E2E">
          <v:shape id="_x0000_i1043" type="#_x0000_t75" style="width:357.5pt;height:158.5pt" o:ole="">
            <v:imagedata r:id="rId61" o:title=""/>
          </v:shape>
          <o:OLEObject Type="Embed" ProgID="Visio.Drawing.15" ShapeID="_x0000_i1043" DrawAspect="Content" ObjectID="_1583754608" r:id="rId62"/>
        </w:object>
      </w:r>
    </w:p>
    <w:p w14:paraId="7335F6CB" w14:textId="77777777" w:rsidR="00F95512" w:rsidRDefault="00F95512" w:rsidP="00F95512">
      <w:pPr>
        <w:pStyle w:val="ab"/>
        <w:jc w:val="center"/>
      </w:pPr>
      <w:r>
        <w:t xml:space="preserve">Figure </w:t>
      </w:r>
      <w:fldSimple w:instr=" SEQ Figure \* ARABIC ">
        <w:r>
          <w:rPr>
            <w:noProof/>
          </w:rPr>
          <w:t>8</w:t>
        </w:r>
      </w:fldSimple>
      <w:r>
        <w:t xml:space="preserve"> FC6</w:t>
      </w:r>
    </w:p>
    <w:p w14:paraId="7849C23A" w14:textId="77777777" w:rsidR="00F95512" w:rsidRDefault="00F95512" w:rsidP="00F95512">
      <w:pPr>
        <w:pStyle w:val="a1"/>
        <w:keepNext/>
        <w:spacing w:line="360" w:lineRule="auto"/>
        <w:ind w:firstLine="0"/>
        <w:jc w:val="center"/>
      </w:pPr>
      <w:r>
        <w:object w:dxaOrig="7665" w:dyaOrig="3345" w14:anchorId="1BD345EE">
          <v:shape id="_x0000_i1044" type="#_x0000_t75" style="width:383.5pt;height:167pt" o:ole="">
            <v:imagedata r:id="rId63" o:title=""/>
          </v:shape>
          <o:OLEObject Type="Embed" ProgID="Visio.Drawing.15" ShapeID="_x0000_i1044" DrawAspect="Content" ObjectID="_1583754609" r:id="rId64"/>
        </w:object>
      </w:r>
    </w:p>
    <w:p w14:paraId="40AD2E45" w14:textId="77777777" w:rsidR="00F95512" w:rsidRDefault="00F95512" w:rsidP="00F95512">
      <w:pPr>
        <w:pStyle w:val="ab"/>
        <w:jc w:val="center"/>
        <w:rPr>
          <w:rFonts w:ascii="宋体" w:hAnsi="宋体"/>
          <w:sz w:val="24"/>
          <w:szCs w:val="24"/>
        </w:rPr>
      </w:pPr>
      <w:r>
        <w:t xml:space="preserve">Figure </w:t>
      </w:r>
      <w:fldSimple w:instr=" SEQ Figure \* ARABIC ">
        <w:r>
          <w:rPr>
            <w:noProof/>
          </w:rPr>
          <w:t>9</w:t>
        </w:r>
      </w:fldSimple>
      <w:r>
        <w:t xml:space="preserve"> FC7</w:t>
      </w:r>
    </w:p>
    <w:p w14:paraId="4ED4E901" w14:textId="77777777" w:rsidR="00F95512" w:rsidRDefault="00F95512" w:rsidP="00F95512">
      <w:pPr>
        <w:pStyle w:val="a1"/>
        <w:spacing w:line="360" w:lineRule="auto"/>
        <w:rPr>
          <w:rFonts w:ascii="宋体" w:hAnsi="宋体" w:cs="Arial"/>
          <w:sz w:val="24"/>
          <w:szCs w:val="24"/>
        </w:rPr>
      </w:pPr>
    </w:p>
    <w:p w14:paraId="58FBA055" w14:textId="77777777" w:rsidR="00F95512" w:rsidRDefault="00F95512" w:rsidP="00F95512">
      <w:pPr>
        <w:pStyle w:val="a1"/>
        <w:keepNext/>
        <w:spacing w:line="360" w:lineRule="auto"/>
        <w:ind w:firstLine="0"/>
        <w:jc w:val="center"/>
      </w:pPr>
      <w:r>
        <w:object w:dxaOrig="11205" w:dyaOrig="3076" w14:anchorId="132E81D2">
          <v:shape id="_x0000_i1045" type="#_x0000_t75" style="width:424.5pt;height:116pt" o:ole="">
            <v:imagedata r:id="rId65" o:title=""/>
          </v:shape>
          <o:OLEObject Type="Embed" ProgID="Visio.Drawing.15" ShapeID="_x0000_i1045" DrawAspect="Content" ObjectID="_1583754610" r:id="rId66"/>
        </w:object>
      </w:r>
    </w:p>
    <w:p w14:paraId="4842B5F8" w14:textId="77777777" w:rsidR="00F95512" w:rsidRDefault="00F95512" w:rsidP="00F95512">
      <w:pPr>
        <w:pStyle w:val="ab"/>
        <w:jc w:val="center"/>
      </w:pPr>
      <w:r>
        <w:t xml:space="preserve">Figure </w:t>
      </w:r>
      <w:fldSimple w:instr=" SEQ Figure \* ARABIC ">
        <w:r>
          <w:rPr>
            <w:noProof/>
          </w:rPr>
          <w:t>10</w:t>
        </w:r>
      </w:fldSimple>
      <w:r>
        <w:t xml:space="preserve"> F6</w:t>
      </w:r>
      <w:r>
        <w:rPr>
          <w:rFonts w:hint="eastAsia"/>
        </w:rPr>
        <w:t>和</w:t>
      </w:r>
      <w:r>
        <w:t>F7</w:t>
      </w:r>
      <w:r>
        <w:rPr>
          <w:rFonts w:hint="eastAsia"/>
        </w:rPr>
        <w:t>处理</w:t>
      </w:r>
      <w:r>
        <w:t>结构图</w:t>
      </w:r>
    </w:p>
    <w:p w14:paraId="424BC3CF" w14:textId="77777777" w:rsidR="00F95512" w:rsidRDefault="00F95512" w:rsidP="00F95512">
      <w:pPr>
        <w:pStyle w:val="a1"/>
        <w:spacing w:line="360" w:lineRule="auto"/>
        <w:rPr>
          <w:rFonts w:ascii="宋体" w:hAnsi="宋体" w:cs="Arial"/>
          <w:sz w:val="24"/>
          <w:szCs w:val="24"/>
        </w:rPr>
      </w:pPr>
      <w:r>
        <w:rPr>
          <w:rFonts w:ascii="宋体" w:hAnsi="宋体" w:cs="Arial" w:hint="eastAsia"/>
          <w:sz w:val="24"/>
          <w:szCs w:val="24"/>
        </w:rPr>
        <w:t>F</w:t>
      </w:r>
      <w:r>
        <w:rPr>
          <w:rFonts w:ascii="宋体" w:hAnsi="宋体" w:cs="Arial"/>
          <w:sz w:val="24"/>
          <w:szCs w:val="24"/>
        </w:rPr>
        <w:t>6 input</w:t>
      </w:r>
      <w:r>
        <w:rPr>
          <w:rFonts w:ascii="宋体" w:hAnsi="宋体" w:cs="Arial" w:hint="eastAsia"/>
          <w:sz w:val="24"/>
          <w:szCs w:val="24"/>
        </w:rPr>
        <w:t>数据</w:t>
      </w:r>
      <w:r>
        <w:rPr>
          <w:rFonts w:ascii="宋体" w:hAnsi="宋体" w:cs="Arial"/>
          <w:sz w:val="24"/>
          <w:szCs w:val="24"/>
        </w:rPr>
        <w:t>的存储是按照</w:t>
      </w:r>
      <w:r>
        <w:rPr>
          <w:rFonts w:ascii="宋体" w:hAnsi="宋体" w:cs="Arial" w:hint="eastAsia"/>
          <w:sz w:val="24"/>
          <w:szCs w:val="24"/>
        </w:rPr>
        <w:t>6*6*256</w:t>
      </w:r>
      <w:r>
        <w:rPr>
          <w:rFonts w:ascii="宋体" w:hAnsi="宋体" w:cs="Arial"/>
          <w:sz w:val="24"/>
          <w:szCs w:val="24"/>
        </w:rPr>
        <w:t>=9216</w:t>
      </w:r>
      <w:r>
        <w:rPr>
          <w:rFonts w:ascii="宋体" w:hAnsi="宋体" w:cs="Arial" w:hint="eastAsia"/>
          <w:sz w:val="24"/>
          <w:szCs w:val="24"/>
        </w:rPr>
        <w:t>进行</w:t>
      </w:r>
      <w:r>
        <w:rPr>
          <w:rFonts w:ascii="宋体" w:hAnsi="宋体" w:cs="Arial"/>
          <w:sz w:val="24"/>
          <w:szCs w:val="24"/>
        </w:rPr>
        <w:t>存放</w:t>
      </w:r>
      <w:r>
        <w:rPr>
          <w:rFonts w:ascii="宋体" w:hAnsi="宋体" w:cs="Arial" w:hint="eastAsia"/>
          <w:sz w:val="24"/>
          <w:szCs w:val="24"/>
        </w:rPr>
        <w:t>。</w:t>
      </w:r>
    </w:p>
    <w:p w14:paraId="6FA3B86F" w14:textId="64D99AB6" w:rsidR="00F95512" w:rsidRDefault="00F95512" w:rsidP="00F95512">
      <w:pPr>
        <w:pStyle w:val="a1"/>
        <w:spacing w:line="360" w:lineRule="auto"/>
        <w:rPr>
          <w:rFonts w:ascii="宋体" w:hAnsi="宋体" w:cs="Arial"/>
          <w:sz w:val="24"/>
          <w:szCs w:val="24"/>
        </w:rPr>
      </w:pPr>
      <w:r>
        <w:rPr>
          <w:rFonts w:ascii="宋体" w:hAnsi="宋体" w:cs="Arial" w:hint="eastAsia"/>
          <w:sz w:val="24"/>
          <w:szCs w:val="24"/>
        </w:rPr>
        <w:t>目前</w:t>
      </w:r>
      <w:r>
        <w:rPr>
          <w:rFonts w:ascii="宋体" w:hAnsi="宋体" w:cs="Arial"/>
          <w:sz w:val="24"/>
          <w:szCs w:val="24"/>
        </w:rPr>
        <w:t>实测FPGA的DDR，</w:t>
      </w:r>
      <w:r>
        <w:rPr>
          <w:rFonts w:ascii="宋体" w:hAnsi="宋体" w:cs="Arial" w:hint="eastAsia"/>
          <w:sz w:val="24"/>
          <w:szCs w:val="24"/>
        </w:rPr>
        <w:t>266</w:t>
      </w:r>
      <w:r>
        <w:rPr>
          <w:rFonts w:ascii="宋体" w:hAnsi="宋体" w:cs="Arial"/>
          <w:sz w:val="24"/>
          <w:szCs w:val="24"/>
        </w:rPr>
        <w:t>MHz，每个周期可以取出来</w:t>
      </w:r>
      <w:r>
        <w:rPr>
          <w:rFonts w:ascii="宋体" w:hAnsi="宋体" w:cs="Arial" w:hint="eastAsia"/>
          <w:sz w:val="24"/>
          <w:szCs w:val="24"/>
        </w:rPr>
        <w:t>512</w:t>
      </w:r>
      <w:r>
        <w:rPr>
          <w:rFonts w:ascii="宋体" w:hAnsi="宋体" w:cs="Arial"/>
          <w:sz w:val="24"/>
          <w:szCs w:val="24"/>
        </w:rPr>
        <w:t>bit数据=32</w:t>
      </w:r>
      <w:r>
        <w:rPr>
          <w:rFonts w:ascii="宋体" w:hAnsi="宋体" w:cs="Arial" w:hint="eastAsia"/>
          <w:sz w:val="24"/>
          <w:szCs w:val="24"/>
        </w:rPr>
        <w:t>个16</w:t>
      </w:r>
      <w:r>
        <w:rPr>
          <w:rFonts w:ascii="宋体" w:hAnsi="宋体" w:cs="Arial"/>
          <w:sz w:val="24"/>
          <w:szCs w:val="24"/>
        </w:rPr>
        <w:t>bit数据。</w:t>
      </w:r>
      <w:r>
        <w:rPr>
          <w:rFonts w:ascii="宋体" w:hAnsi="宋体" w:cs="Arial" w:hint="eastAsia"/>
          <w:sz w:val="24"/>
          <w:szCs w:val="24"/>
        </w:rPr>
        <w:t>按照Input</w:t>
      </w:r>
      <w:r>
        <w:rPr>
          <w:rFonts w:ascii="宋体" w:hAnsi="宋体" w:cs="Arial"/>
          <w:sz w:val="24"/>
          <w:szCs w:val="24"/>
        </w:rPr>
        <w:t xml:space="preserve"> 16Row，</w:t>
      </w:r>
      <w:r>
        <w:rPr>
          <w:rFonts w:ascii="宋体" w:hAnsi="宋体" w:cs="Arial" w:hint="eastAsia"/>
          <w:sz w:val="24"/>
          <w:szCs w:val="24"/>
        </w:rPr>
        <w:t>16个</w:t>
      </w:r>
      <w:r>
        <w:rPr>
          <w:rFonts w:ascii="宋体" w:hAnsi="宋体" w:cs="Arial"/>
          <w:sz w:val="24"/>
          <w:szCs w:val="24"/>
        </w:rPr>
        <w:t>weights，来并行处理，放置</w:t>
      </w:r>
      <w:r>
        <w:rPr>
          <w:rFonts w:ascii="宋体" w:hAnsi="宋体" w:cs="Arial" w:hint="eastAsia"/>
          <w:sz w:val="24"/>
          <w:szCs w:val="24"/>
        </w:rPr>
        <w:t>16</w:t>
      </w:r>
      <w:r>
        <w:rPr>
          <w:rFonts w:ascii="宋体" w:hAnsi="宋体" w:cs="Arial"/>
          <w:sz w:val="24"/>
          <w:szCs w:val="24"/>
        </w:rPr>
        <w:t>*16=256</w:t>
      </w:r>
      <w:r>
        <w:rPr>
          <w:rFonts w:ascii="宋体" w:hAnsi="宋体" w:cs="Arial" w:hint="eastAsia"/>
          <w:sz w:val="24"/>
          <w:szCs w:val="24"/>
        </w:rPr>
        <w:lastRenderedPageBreak/>
        <w:t>个</w:t>
      </w:r>
      <w:r>
        <w:rPr>
          <w:rFonts w:ascii="宋体" w:hAnsi="宋体" w:cs="Arial"/>
          <w:sz w:val="24"/>
          <w:szCs w:val="24"/>
        </w:rPr>
        <w:t>乘累加器</w:t>
      </w:r>
      <w:r>
        <w:rPr>
          <w:rFonts w:ascii="宋体" w:hAnsi="宋体" w:cs="Arial" w:hint="eastAsia"/>
          <w:sz w:val="24"/>
          <w:szCs w:val="24"/>
        </w:rPr>
        <w:t>。</w:t>
      </w:r>
      <w:r w:rsidR="000D7F9C">
        <w:rPr>
          <w:rFonts w:ascii="宋体" w:hAnsi="宋体" w:cs="Arial" w:hint="eastAsia"/>
          <w:sz w:val="24"/>
          <w:szCs w:val="24"/>
        </w:rPr>
        <w:t>由于</w:t>
      </w:r>
      <w:r w:rsidR="000D7F9C">
        <w:rPr>
          <w:rFonts w:ascii="宋体" w:hAnsi="宋体" w:cs="Arial"/>
          <w:sz w:val="24"/>
          <w:szCs w:val="24"/>
        </w:rPr>
        <w:t>Input是</w:t>
      </w:r>
      <w:r w:rsidR="000D7F9C">
        <w:rPr>
          <w:rFonts w:ascii="宋体" w:hAnsi="宋体" w:cs="Arial" w:hint="eastAsia"/>
          <w:sz w:val="24"/>
          <w:szCs w:val="24"/>
        </w:rPr>
        <w:t>300个</w:t>
      </w:r>
      <w:r w:rsidR="000D7F9C">
        <w:rPr>
          <w:rFonts w:ascii="宋体" w:hAnsi="宋体" w:cs="Arial"/>
          <w:sz w:val="24"/>
          <w:szCs w:val="24"/>
        </w:rPr>
        <w:t>，不能整除</w:t>
      </w:r>
      <w:r w:rsidR="000D7F9C">
        <w:rPr>
          <w:rFonts w:ascii="宋体" w:hAnsi="宋体" w:cs="Arial" w:hint="eastAsia"/>
          <w:sz w:val="24"/>
          <w:szCs w:val="24"/>
        </w:rPr>
        <w:t>16，</w:t>
      </w:r>
      <w:r w:rsidR="000D7F9C">
        <w:rPr>
          <w:rFonts w:ascii="宋体" w:hAnsi="宋体" w:cs="Arial"/>
          <w:sz w:val="24"/>
          <w:szCs w:val="24"/>
        </w:rPr>
        <w:t>所以</w:t>
      </w:r>
      <w:r w:rsidR="000D7F9C">
        <w:rPr>
          <w:rFonts w:ascii="宋体" w:hAnsi="宋体" w:cs="Arial" w:hint="eastAsia"/>
          <w:sz w:val="24"/>
          <w:szCs w:val="24"/>
        </w:rPr>
        <w:t>放置15*16=</w:t>
      </w:r>
      <w:r w:rsidR="000D7F9C" w:rsidRPr="000D7F9C">
        <w:t xml:space="preserve"> </w:t>
      </w:r>
      <w:r w:rsidR="000D7F9C" w:rsidRPr="000D7F9C">
        <w:rPr>
          <w:rFonts w:ascii="宋体" w:hAnsi="宋体" w:cs="Arial"/>
          <w:sz w:val="24"/>
          <w:szCs w:val="24"/>
        </w:rPr>
        <w:t>240</w:t>
      </w:r>
      <w:r w:rsidR="000D7F9C">
        <w:rPr>
          <w:rFonts w:ascii="宋体" w:hAnsi="宋体" w:cs="Arial" w:hint="eastAsia"/>
          <w:sz w:val="24"/>
          <w:szCs w:val="24"/>
        </w:rPr>
        <w:t>个</w:t>
      </w:r>
      <w:r w:rsidR="000D7F9C">
        <w:rPr>
          <w:rFonts w:ascii="宋体" w:hAnsi="宋体" w:cs="Arial"/>
          <w:sz w:val="24"/>
          <w:szCs w:val="24"/>
        </w:rPr>
        <w:t>乘累加器。</w:t>
      </w:r>
    </w:p>
    <w:p w14:paraId="76E76B2A" w14:textId="2BD8F3EC" w:rsidR="00F95512" w:rsidRDefault="00F95512" w:rsidP="00F95512">
      <w:pPr>
        <w:pStyle w:val="a1"/>
        <w:spacing w:line="360" w:lineRule="auto"/>
        <w:rPr>
          <w:rFonts w:ascii="宋体" w:hAnsi="宋体" w:cs="Arial"/>
          <w:sz w:val="24"/>
          <w:szCs w:val="24"/>
        </w:rPr>
      </w:pPr>
      <w:r>
        <w:rPr>
          <w:rFonts w:ascii="宋体" w:hAnsi="宋体" w:cs="Arial" w:hint="eastAsia"/>
          <w:sz w:val="24"/>
          <w:szCs w:val="24"/>
        </w:rPr>
        <w:t>F</w:t>
      </w:r>
      <w:r>
        <w:rPr>
          <w:rFonts w:ascii="宋体" w:hAnsi="宋体" w:cs="Arial"/>
          <w:sz w:val="24"/>
          <w:szCs w:val="24"/>
        </w:rPr>
        <w:t>6</w:t>
      </w:r>
      <w:r>
        <w:rPr>
          <w:rFonts w:ascii="宋体" w:hAnsi="宋体" w:cs="Arial" w:hint="eastAsia"/>
          <w:sz w:val="24"/>
          <w:szCs w:val="24"/>
        </w:rPr>
        <w:t>输出</w:t>
      </w:r>
      <w:r>
        <w:rPr>
          <w:rFonts w:ascii="宋体" w:hAnsi="宋体" w:cs="Arial"/>
          <w:sz w:val="24"/>
          <w:szCs w:val="24"/>
        </w:rPr>
        <w:t>的</w:t>
      </w:r>
      <w:r>
        <w:rPr>
          <w:rFonts w:ascii="宋体" w:hAnsi="宋体" w:cs="Arial" w:hint="eastAsia"/>
          <w:sz w:val="24"/>
          <w:szCs w:val="24"/>
        </w:rPr>
        <w:t>1</w:t>
      </w:r>
      <w:r w:rsidR="000D7F9C">
        <w:rPr>
          <w:rFonts w:ascii="宋体" w:hAnsi="宋体" w:cs="Arial"/>
          <w:sz w:val="24"/>
          <w:szCs w:val="24"/>
        </w:rPr>
        <w:t>5</w:t>
      </w:r>
      <w:r>
        <w:rPr>
          <w:rFonts w:ascii="宋体" w:hAnsi="宋体" w:cs="Arial"/>
          <w:sz w:val="24"/>
          <w:szCs w:val="24"/>
        </w:rPr>
        <w:t>Row数据，直接</w:t>
      </w:r>
    </w:p>
    <w:p w14:paraId="27071961" w14:textId="77777777" w:rsidR="00F95512" w:rsidRDefault="00F95512" w:rsidP="00F95512">
      <w:pPr>
        <w:pStyle w:val="3"/>
      </w:pPr>
      <w:r>
        <w:t>FC CE</w:t>
      </w:r>
      <w:r>
        <w:rPr>
          <w:rFonts w:hint="eastAsia"/>
        </w:rPr>
        <w:t>核</w:t>
      </w:r>
    </w:p>
    <w:p w14:paraId="56656019" w14:textId="77777777" w:rsidR="00F95512" w:rsidRDefault="00F95512" w:rsidP="00F95512">
      <w:pPr>
        <w:pStyle w:val="a1"/>
        <w:spacing w:line="360" w:lineRule="auto"/>
        <w:rPr>
          <w:rFonts w:ascii="宋体" w:hAnsi="宋体" w:cs="Arial"/>
          <w:sz w:val="24"/>
          <w:szCs w:val="24"/>
        </w:rPr>
      </w:pPr>
    </w:p>
    <w:p w14:paraId="0A249253" w14:textId="58455396" w:rsidR="00F95512" w:rsidRDefault="000D7F9C" w:rsidP="00F95512">
      <w:pPr>
        <w:pStyle w:val="a1"/>
        <w:keepNext/>
        <w:spacing w:line="360" w:lineRule="auto"/>
        <w:ind w:firstLine="0"/>
        <w:jc w:val="center"/>
      </w:pPr>
      <w:r>
        <w:object w:dxaOrig="20115" w:dyaOrig="12330" w14:anchorId="6521CD4B">
          <v:shape id="_x0000_i1046" type="#_x0000_t75" style="width:424.5pt;height:260pt" o:ole="">
            <v:imagedata r:id="rId67" o:title=""/>
          </v:shape>
          <o:OLEObject Type="Embed" ProgID="Visio.Drawing.15" ShapeID="_x0000_i1046" DrawAspect="Content" ObjectID="_1583754611" r:id="rId68"/>
        </w:object>
      </w:r>
    </w:p>
    <w:p w14:paraId="380E3B91" w14:textId="77777777" w:rsidR="00F95512" w:rsidRDefault="00F95512" w:rsidP="00F95512">
      <w:pPr>
        <w:pStyle w:val="ab"/>
        <w:jc w:val="center"/>
        <w:rPr>
          <w:rFonts w:ascii="宋体" w:hAnsi="宋体"/>
          <w:sz w:val="24"/>
          <w:szCs w:val="24"/>
        </w:rPr>
      </w:pPr>
      <w:r>
        <w:t xml:space="preserve">Figure </w:t>
      </w:r>
      <w:fldSimple w:instr=" SEQ Figure \* ARABIC ">
        <w:r>
          <w:rPr>
            <w:noProof/>
          </w:rPr>
          <w:t>11</w:t>
        </w:r>
      </w:fldSimple>
      <w:r>
        <w:t xml:space="preserve"> FC</w:t>
      </w:r>
      <w:r>
        <w:rPr>
          <w:rFonts w:hint="eastAsia"/>
        </w:rPr>
        <w:t>加速器</w:t>
      </w:r>
      <w:r>
        <w:t>架构图</w:t>
      </w:r>
    </w:p>
    <w:p w14:paraId="150FF31C" w14:textId="0DDE4736" w:rsidR="00F95512" w:rsidRDefault="00F95512" w:rsidP="00F95512">
      <w:pPr>
        <w:pStyle w:val="a1"/>
        <w:spacing w:line="360" w:lineRule="auto"/>
        <w:rPr>
          <w:rFonts w:ascii="宋体" w:hAnsi="宋体" w:cs="Arial"/>
          <w:sz w:val="24"/>
          <w:szCs w:val="24"/>
        </w:rPr>
      </w:pPr>
      <w:r>
        <w:rPr>
          <w:rFonts w:ascii="宋体" w:hAnsi="宋体" w:cs="Arial" w:hint="eastAsia"/>
          <w:sz w:val="24"/>
          <w:szCs w:val="24"/>
        </w:rPr>
        <w:t>Input</w:t>
      </w:r>
      <w:r>
        <w:rPr>
          <w:rFonts w:ascii="宋体" w:hAnsi="宋体" w:cs="Arial"/>
          <w:sz w:val="24"/>
          <w:szCs w:val="24"/>
        </w:rPr>
        <w:t>数据采用</w:t>
      </w:r>
      <w:r>
        <w:rPr>
          <w:rFonts w:ascii="宋体" w:hAnsi="宋体" w:cs="Arial" w:hint="eastAsia"/>
          <w:sz w:val="24"/>
          <w:szCs w:val="24"/>
        </w:rPr>
        <w:t>1</w:t>
      </w:r>
      <w:r w:rsidR="000D7F9C">
        <w:rPr>
          <w:rFonts w:ascii="宋体" w:hAnsi="宋体" w:cs="Arial"/>
          <w:sz w:val="24"/>
          <w:szCs w:val="24"/>
        </w:rPr>
        <w:t>5</w:t>
      </w:r>
      <w:r>
        <w:rPr>
          <w:rFonts w:ascii="宋体" w:hAnsi="宋体" w:cs="Arial" w:hint="eastAsia"/>
          <w:sz w:val="24"/>
          <w:szCs w:val="24"/>
        </w:rPr>
        <w:t>片</w:t>
      </w:r>
      <w:r>
        <w:rPr>
          <w:rFonts w:ascii="宋体" w:hAnsi="宋体" w:cs="Arial"/>
          <w:sz w:val="24"/>
          <w:szCs w:val="24"/>
        </w:rPr>
        <w:t>M20K，pingpang处理需要</w:t>
      </w:r>
      <w:r>
        <w:rPr>
          <w:rFonts w:ascii="宋体" w:hAnsi="宋体" w:cs="Arial" w:hint="eastAsia"/>
          <w:sz w:val="24"/>
          <w:szCs w:val="24"/>
        </w:rPr>
        <w:t>3</w:t>
      </w:r>
      <w:r w:rsidR="000D7F9C">
        <w:rPr>
          <w:rFonts w:ascii="宋体" w:hAnsi="宋体" w:cs="Arial"/>
          <w:sz w:val="24"/>
          <w:szCs w:val="24"/>
        </w:rPr>
        <w:t>0</w:t>
      </w:r>
      <w:r>
        <w:rPr>
          <w:rFonts w:ascii="宋体" w:hAnsi="宋体" w:cs="Arial" w:hint="eastAsia"/>
          <w:sz w:val="24"/>
          <w:szCs w:val="24"/>
        </w:rPr>
        <w:t>片</w:t>
      </w:r>
      <w:r>
        <w:rPr>
          <w:rFonts w:ascii="宋体" w:hAnsi="宋体" w:cs="Arial"/>
          <w:sz w:val="24"/>
          <w:szCs w:val="24"/>
        </w:rPr>
        <w:t>M20K。</w:t>
      </w:r>
    </w:p>
    <w:p w14:paraId="1FEE2CF3" w14:textId="77777777" w:rsidR="00F95512" w:rsidRDefault="00F95512" w:rsidP="00F95512">
      <w:pPr>
        <w:pStyle w:val="a1"/>
        <w:spacing w:line="360" w:lineRule="auto"/>
        <w:rPr>
          <w:rFonts w:ascii="宋体" w:hAnsi="宋体" w:cs="Arial"/>
          <w:sz w:val="24"/>
          <w:szCs w:val="24"/>
        </w:rPr>
      </w:pPr>
      <w:r>
        <w:rPr>
          <w:rFonts w:ascii="宋体" w:hAnsi="宋体" w:cs="Arial" w:hint="eastAsia"/>
          <w:sz w:val="24"/>
          <w:szCs w:val="24"/>
        </w:rPr>
        <w:t>Weights</w:t>
      </w:r>
      <w:r>
        <w:rPr>
          <w:rFonts w:ascii="宋体" w:hAnsi="宋体" w:cs="Arial"/>
          <w:sz w:val="24"/>
          <w:szCs w:val="24"/>
        </w:rPr>
        <w:t>数据采用</w:t>
      </w:r>
      <w:r>
        <w:rPr>
          <w:rFonts w:ascii="宋体" w:hAnsi="宋体" w:cs="Arial" w:hint="eastAsia"/>
          <w:sz w:val="24"/>
          <w:szCs w:val="24"/>
        </w:rPr>
        <w:t>16片</w:t>
      </w:r>
      <w:r>
        <w:rPr>
          <w:rFonts w:ascii="宋体" w:hAnsi="宋体" w:cs="Arial"/>
          <w:sz w:val="24"/>
          <w:szCs w:val="24"/>
        </w:rPr>
        <w:t>M20K，pingpang处理需要</w:t>
      </w:r>
      <w:r>
        <w:rPr>
          <w:rFonts w:ascii="宋体" w:hAnsi="宋体" w:cs="Arial" w:hint="eastAsia"/>
          <w:sz w:val="24"/>
          <w:szCs w:val="24"/>
        </w:rPr>
        <w:t>32片</w:t>
      </w:r>
      <w:r>
        <w:rPr>
          <w:rFonts w:ascii="宋体" w:hAnsi="宋体" w:cs="Arial"/>
          <w:sz w:val="24"/>
          <w:szCs w:val="24"/>
        </w:rPr>
        <w:t>M20K。</w:t>
      </w:r>
    </w:p>
    <w:p w14:paraId="0F3F2D76" w14:textId="77777777" w:rsidR="00F95512" w:rsidRDefault="00F95512" w:rsidP="00F95512">
      <w:pPr>
        <w:pStyle w:val="a1"/>
        <w:spacing w:line="360" w:lineRule="auto"/>
        <w:rPr>
          <w:rFonts w:ascii="宋体" w:hAnsi="宋体" w:cs="Arial"/>
          <w:sz w:val="24"/>
          <w:szCs w:val="24"/>
        </w:rPr>
      </w:pPr>
      <w:r>
        <w:rPr>
          <w:rFonts w:ascii="宋体" w:hAnsi="宋体" w:cs="Arial" w:hint="eastAsia"/>
          <w:sz w:val="24"/>
          <w:szCs w:val="24"/>
        </w:rPr>
        <w:t>FC</w:t>
      </w:r>
      <w:r>
        <w:rPr>
          <w:rFonts w:ascii="宋体" w:hAnsi="宋体" w:cs="Arial"/>
          <w:sz w:val="24"/>
          <w:szCs w:val="24"/>
        </w:rPr>
        <w:t>输出</w:t>
      </w:r>
      <w:r>
        <w:rPr>
          <w:rFonts w:ascii="宋体" w:hAnsi="宋体" w:cs="Arial" w:hint="eastAsia"/>
          <w:sz w:val="24"/>
          <w:szCs w:val="24"/>
        </w:rPr>
        <w:t>16片</w:t>
      </w:r>
      <w:r>
        <w:rPr>
          <w:rFonts w:ascii="宋体" w:hAnsi="宋体" w:cs="Arial"/>
          <w:sz w:val="24"/>
          <w:szCs w:val="24"/>
        </w:rPr>
        <w:t>M20K，pingpang处理需要</w:t>
      </w:r>
      <w:r>
        <w:rPr>
          <w:rFonts w:ascii="宋体" w:hAnsi="宋体" w:cs="Arial" w:hint="eastAsia"/>
          <w:sz w:val="24"/>
          <w:szCs w:val="24"/>
        </w:rPr>
        <w:t>32片</w:t>
      </w:r>
      <w:r>
        <w:rPr>
          <w:rFonts w:ascii="宋体" w:hAnsi="宋体" w:cs="Arial"/>
          <w:sz w:val="24"/>
          <w:szCs w:val="24"/>
        </w:rPr>
        <w:t>M20K。</w:t>
      </w:r>
    </w:p>
    <w:p w14:paraId="05BFD0C7" w14:textId="77777777" w:rsidR="00F95512" w:rsidRDefault="00F95512" w:rsidP="00F95512">
      <w:pPr>
        <w:pStyle w:val="a1"/>
        <w:spacing w:line="360" w:lineRule="auto"/>
        <w:rPr>
          <w:rFonts w:ascii="宋体" w:hAnsi="宋体" w:cs="Arial"/>
          <w:sz w:val="24"/>
          <w:szCs w:val="24"/>
        </w:rPr>
      </w:pPr>
      <w:r>
        <w:rPr>
          <w:rFonts w:ascii="宋体" w:hAnsi="宋体" w:cs="Arial" w:hint="eastAsia"/>
          <w:sz w:val="24"/>
          <w:szCs w:val="24"/>
        </w:rPr>
        <w:t>FC</w:t>
      </w:r>
      <w:r>
        <w:rPr>
          <w:rFonts w:ascii="宋体" w:hAnsi="宋体" w:cs="Arial"/>
          <w:sz w:val="24"/>
          <w:szCs w:val="24"/>
        </w:rPr>
        <w:t>7</w:t>
      </w:r>
      <w:r>
        <w:rPr>
          <w:rFonts w:ascii="宋体" w:hAnsi="宋体" w:cs="Arial" w:hint="eastAsia"/>
          <w:sz w:val="24"/>
          <w:szCs w:val="24"/>
        </w:rPr>
        <w:t>每次</w:t>
      </w:r>
      <w:r>
        <w:rPr>
          <w:rFonts w:ascii="宋体" w:hAnsi="宋体" w:cs="Arial"/>
          <w:sz w:val="24"/>
          <w:szCs w:val="24"/>
        </w:rPr>
        <w:t>处理</w:t>
      </w:r>
      <w:r>
        <w:rPr>
          <w:rFonts w:ascii="宋体" w:hAnsi="宋体" w:cs="Arial" w:hint="eastAsia"/>
          <w:sz w:val="24"/>
          <w:szCs w:val="24"/>
        </w:rPr>
        <w:t>1个</w:t>
      </w:r>
      <w:r>
        <w:rPr>
          <w:rFonts w:ascii="宋体" w:hAnsi="宋体" w:cs="Arial"/>
          <w:sz w:val="24"/>
          <w:szCs w:val="24"/>
        </w:rPr>
        <w:t>weights，放置</w:t>
      </w:r>
      <w:r>
        <w:rPr>
          <w:rFonts w:ascii="宋体" w:hAnsi="宋体" w:cs="Arial" w:hint="eastAsia"/>
          <w:sz w:val="24"/>
          <w:szCs w:val="24"/>
        </w:rPr>
        <w:t>16个</w:t>
      </w:r>
      <w:r>
        <w:rPr>
          <w:rFonts w:ascii="宋体" w:hAnsi="宋体" w:cs="Arial"/>
          <w:sz w:val="24"/>
          <w:szCs w:val="24"/>
        </w:rPr>
        <w:t>乘法，</w:t>
      </w:r>
      <w:r>
        <w:rPr>
          <w:rFonts w:ascii="宋体" w:hAnsi="宋体" w:cs="Arial" w:hint="eastAsia"/>
          <w:sz w:val="24"/>
          <w:szCs w:val="24"/>
        </w:rPr>
        <w:t>1个</w:t>
      </w:r>
      <w:r>
        <w:rPr>
          <w:rFonts w:ascii="宋体" w:hAnsi="宋体" w:cs="Arial"/>
          <w:sz w:val="24"/>
          <w:szCs w:val="24"/>
        </w:rPr>
        <w:t>M20K，Pingpang处理需要</w:t>
      </w:r>
      <w:r>
        <w:rPr>
          <w:rFonts w:ascii="宋体" w:hAnsi="宋体" w:cs="Arial" w:hint="eastAsia"/>
          <w:sz w:val="24"/>
          <w:szCs w:val="24"/>
        </w:rPr>
        <w:t>2个</w:t>
      </w:r>
      <w:r>
        <w:rPr>
          <w:rFonts w:ascii="宋体" w:hAnsi="宋体" w:cs="Arial"/>
          <w:sz w:val="24"/>
          <w:szCs w:val="24"/>
        </w:rPr>
        <w:t>M20K。</w:t>
      </w:r>
    </w:p>
    <w:p w14:paraId="2AB90BA8" w14:textId="4A5FDD86" w:rsidR="00F95512" w:rsidRDefault="00F95512" w:rsidP="00F95512">
      <w:pPr>
        <w:pStyle w:val="a1"/>
        <w:spacing w:line="360" w:lineRule="auto"/>
        <w:rPr>
          <w:rFonts w:ascii="宋体" w:hAnsi="宋体" w:cs="Arial"/>
          <w:sz w:val="24"/>
          <w:szCs w:val="24"/>
        </w:rPr>
      </w:pPr>
      <w:r>
        <w:rPr>
          <w:rFonts w:ascii="宋体" w:hAnsi="宋体" w:cs="Arial" w:hint="eastAsia"/>
          <w:sz w:val="24"/>
          <w:szCs w:val="24"/>
        </w:rPr>
        <w:t>总共</w:t>
      </w:r>
      <w:r>
        <w:rPr>
          <w:rFonts w:ascii="宋体" w:hAnsi="宋体" w:cs="Arial"/>
          <w:sz w:val="24"/>
          <w:szCs w:val="24"/>
        </w:rPr>
        <w:t>需要</w:t>
      </w:r>
      <w:r>
        <w:rPr>
          <w:rFonts w:ascii="宋体" w:hAnsi="宋体" w:cs="Arial" w:hint="eastAsia"/>
          <w:sz w:val="24"/>
          <w:szCs w:val="24"/>
        </w:rPr>
        <w:t>1</w:t>
      </w:r>
      <w:r w:rsidR="000D7F9C">
        <w:rPr>
          <w:rFonts w:ascii="宋体" w:hAnsi="宋体" w:cs="Arial"/>
          <w:sz w:val="24"/>
          <w:szCs w:val="24"/>
        </w:rPr>
        <w:t>5</w:t>
      </w:r>
      <w:r>
        <w:rPr>
          <w:rFonts w:ascii="宋体" w:hAnsi="宋体" w:cs="Arial" w:hint="eastAsia"/>
          <w:sz w:val="24"/>
          <w:szCs w:val="24"/>
        </w:rPr>
        <w:t>*16+16=</w:t>
      </w:r>
      <w:r w:rsidRPr="00F95512">
        <w:rPr>
          <w:rFonts w:ascii="宋体" w:hAnsi="宋体" w:cs="Arial"/>
          <w:sz w:val="24"/>
          <w:szCs w:val="24"/>
        </w:rPr>
        <w:t>2</w:t>
      </w:r>
      <w:r w:rsidR="000D7F9C">
        <w:rPr>
          <w:rFonts w:ascii="宋体" w:hAnsi="宋体" w:cs="Arial"/>
          <w:sz w:val="24"/>
          <w:szCs w:val="24"/>
        </w:rPr>
        <w:t>56</w:t>
      </w:r>
      <w:r>
        <w:rPr>
          <w:rFonts w:ascii="宋体" w:hAnsi="宋体" w:cs="Arial" w:hint="eastAsia"/>
          <w:sz w:val="24"/>
          <w:szCs w:val="24"/>
        </w:rPr>
        <w:t>个</w:t>
      </w:r>
      <w:r>
        <w:rPr>
          <w:rFonts w:ascii="宋体" w:hAnsi="宋体" w:cs="Arial"/>
          <w:sz w:val="24"/>
          <w:szCs w:val="24"/>
        </w:rPr>
        <w:t>乘法，</w:t>
      </w:r>
      <w:r w:rsidRPr="00F95512">
        <w:rPr>
          <w:rFonts w:ascii="宋体" w:hAnsi="宋体" w:cs="Arial"/>
          <w:sz w:val="24"/>
          <w:szCs w:val="24"/>
        </w:rPr>
        <w:t>9</w:t>
      </w:r>
      <w:r w:rsidR="000D7F9C">
        <w:rPr>
          <w:rFonts w:ascii="宋体" w:hAnsi="宋体" w:cs="Arial"/>
          <w:sz w:val="24"/>
          <w:szCs w:val="24"/>
        </w:rPr>
        <w:t>6</w:t>
      </w:r>
      <w:r>
        <w:rPr>
          <w:rFonts w:ascii="宋体" w:hAnsi="宋体" w:cs="Arial" w:hint="eastAsia"/>
          <w:sz w:val="24"/>
          <w:szCs w:val="24"/>
        </w:rPr>
        <w:t>个</w:t>
      </w:r>
      <w:r>
        <w:rPr>
          <w:rFonts w:ascii="宋体" w:hAnsi="宋体" w:cs="Arial"/>
          <w:sz w:val="24"/>
          <w:szCs w:val="24"/>
        </w:rPr>
        <w:t>M20K。</w:t>
      </w:r>
    </w:p>
    <w:p w14:paraId="0D10DCBD" w14:textId="28AB8F38" w:rsidR="00ED51DA" w:rsidRDefault="00F95512" w:rsidP="00575DB4">
      <w:pPr>
        <w:pStyle w:val="a1"/>
        <w:ind w:firstLine="0"/>
      </w:pPr>
      <w:r>
        <w:tab/>
      </w:r>
      <w:r w:rsidR="000D7F9C">
        <w:rPr>
          <w:rFonts w:hint="eastAsia"/>
        </w:rPr>
        <w:t>假设读取</w:t>
      </w:r>
      <w:r w:rsidR="000D7F9C">
        <w:t>数据不是瓶颈，每个</w:t>
      </w:r>
      <w:r w:rsidR="000D7F9C">
        <w:t>cycle</w:t>
      </w:r>
      <w:r w:rsidR="000D7F9C">
        <w:t>可以读取</w:t>
      </w:r>
      <w:r w:rsidR="000D7F9C">
        <w:rPr>
          <w:rFonts w:hint="eastAsia"/>
        </w:rPr>
        <w:t>32</w:t>
      </w:r>
      <w:r w:rsidR="000D7F9C">
        <w:rPr>
          <w:rFonts w:hint="eastAsia"/>
        </w:rPr>
        <w:t>个</w:t>
      </w:r>
      <w:r w:rsidR="000D7F9C">
        <w:rPr>
          <w:rFonts w:hint="eastAsia"/>
        </w:rPr>
        <w:t>16</w:t>
      </w:r>
      <w:r w:rsidR="000D7F9C">
        <w:t>bit</w:t>
      </w:r>
      <w:r w:rsidR="000D7F9C">
        <w:t>数据</w:t>
      </w:r>
      <w:r w:rsidR="000D7F9C">
        <w:rPr>
          <w:rFonts w:hint="eastAsia"/>
        </w:rPr>
        <w:t>。</w:t>
      </w:r>
    </w:p>
    <w:p w14:paraId="58A21B9A" w14:textId="665D4C0F" w:rsidR="000D7F9C" w:rsidRDefault="000D7F9C" w:rsidP="000D7F9C">
      <w:pPr>
        <w:pStyle w:val="a1"/>
        <w:numPr>
          <w:ilvl w:val="0"/>
          <w:numId w:val="48"/>
        </w:numPr>
      </w:pPr>
      <w:r>
        <w:rPr>
          <w:rFonts w:hint="eastAsia"/>
        </w:rPr>
        <w:t>Input</w:t>
      </w:r>
      <w:r>
        <w:t xml:space="preserve"> 15Row</w:t>
      </w:r>
      <w:r>
        <w:t>（</w:t>
      </w:r>
      <w:r>
        <w:rPr>
          <w:rFonts w:hint="eastAsia"/>
        </w:rPr>
        <w:t>9216</w:t>
      </w:r>
      <w:r>
        <w:t>）</w:t>
      </w:r>
      <w:r>
        <w:rPr>
          <w:rFonts w:hint="eastAsia"/>
        </w:rPr>
        <w:t>和</w:t>
      </w:r>
      <w:r>
        <w:rPr>
          <w:rFonts w:hint="eastAsia"/>
        </w:rPr>
        <w:t>16</w:t>
      </w:r>
      <w:r>
        <w:rPr>
          <w:rFonts w:hint="eastAsia"/>
        </w:rPr>
        <w:t>个</w:t>
      </w:r>
      <w:r>
        <w:t>Kernel</w:t>
      </w:r>
      <w:r>
        <w:t>乘加计算，需要</w:t>
      </w:r>
      <w:r>
        <w:rPr>
          <w:rFonts w:hint="eastAsia"/>
        </w:rPr>
        <w:t>9216</w:t>
      </w:r>
      <w:r>
        <w:t>cycle</w:t>
      </w:r>
    </w:p>
    <w:p w14:paraId="681613DF" w14:textId="79FC3F32" w:rsidR="000D7F9C" w:rsidRDefault="000D7F9C" w:rsidP="000D7F9C">
      <w:pPr>
        <w:pStyle w:val="a1"/>
        <w:numPr>
          <w:ilvl w:val="0"/>
          <w:numId w:val="48"/>
        </w:numPr>
      </w:pPr>
      <w:r>
        <w:t>Kernel</w:t>
      </w:r>
      <w:r>
        <w:rPr>
          <w:rFonts w:hint="eastAsia"/>
        </w:rPr>
        <w:t>总共</w:t>
      </w:r>
      <w:r>
        <w:t>需要</w:t>
      </w:r>
      <w:r>
        <w:rPr>
          <w:rFonts w:hint="eastAsia"/>
        </w:rPr>
        <w:t>512/16</w:t>
      </w:r>
      <w:r>
        <w:t>=32</w:t>
      </w:r>
      <w:r>
        <w:rPr>
          <w:rFonts w:hint="eastAsia"/>
        </w:rPr>
        <w:t>次才能</w:t>
      </w:r>
      <w:r>
        <w:t>完成</w:t>
      </w:r>
      <w:r>
        <w:rPr>
          <w:rFonts w:hint="eastAsia"/>
        </w:rPr>
        <w:t>16</w:t>
      </w:r>
      <w:r>
        <w:t>Row</w:t>
      </w:r>
      <w:r>
        <w:t>（</w:t>
      </w:r>
      <w:r>
        <w:rPr>
          <w:rFonts w:hint="eastAsia"/>
        </w:rPr>
        <w:t>512</w:t>
      </w:r>
      <w:r>
        <w:t>）</w:t>
      </w:r>
      <w:r>
        <w:rPr>
          <w:rFonts w:hint="eastAsia"/>
        </w:rPr>
        <w:t>全连接的</w:t>
      </w:r>
      <w:r>
        <w:t>输出</w:t>
      </w:r>
    </w:p>
    <w:p w14:paraId="5D1148A3" w14:textId="395E69C2" w:rsidR="000D7F9C" w:rsidRDefault="000D7F9C" w:rsidP="000D7F9C">
      <w:pPr>
        <w:pStyle w:val="a1"/>
        <w:numPr>
          <w:ilvl w:val="0"/>
          <w:numId w:val="48"/>
        </w:numPr>
      </w:pPr>
      <w:r>
        <w:rPr>
          <w:rFonts w:hint="eastAsia"/>
        </w:rPr>
        <w:t>Input</w:t>
      </w:r>
      <w:r>
        <w:t>循环</w:t>
      </w:r>
      <w:r>
        <w:rPr>
          <w:rFonts w:hint="eastAsia"/>
        </w:rPr>
        <w:t>300/1</w:t>
      </w:r>
      <w:r>
        <w:t>5</w:t>
      </w:r>
      <w:r>
        <w:rPr>
          <w:rFonts w:hint="eastAsia"/>
        </w:rPr>
        <w:t>=</w:t>
      </w:r>
      <w:r>
        <w:t>20</w:t>
      </w:r>
      <w:r>
        <w:rPr>
          <w:rFonts w:hint="eastAsia"/>
        </w:rPr>
        <w:t>次</w:t>
      </w:r>
    </w:p>
    <w:p w14:paraId="760BF9DC" w14:textId="162B8FDD" w:rsidR="000D7F9C" w:rsidRDefault="000D7F9C" w:rsidP="000D7F9C">
      <w:pPr>
        <w:pStyle w:val="a1"/>
        <w:numPr>
          <w:ilvl w:val="0"/>
          <w:numId w:val="48"/>
        </w:numPr>
      </w:pPr>
      <w:r>
        <w:rPr>
          <w:rFonts w:hint="eastAsia"/>
        </w:rPr>
        <w:t>总共</w:t>
      </w:r>
      <w:r>
        <w:t>需要</w:t>
      </w:r>
      <w:r>
        <w:rPr>
          <w:rFonts w:hint="eastAsia"/>
        </w:rPr>
        <w:t>9216*32*20=</w:t>
      </w:r>
      <w:r w:rsidRPr="000D7F9C">
        <w:t xml:space="preserve"> 5898240</w:t>
      </w:r>
      <w:r>
        <w:t xml:space="preserve"> cycle</w:t>
      </w:r>
      <w:r>
        <w:rPr>
          <w:rFonts w:hint="eastAsia"/>
        </w:rPr>
        <w:t>，</w:t>
      </w:r>
      <w:r>
        <w:t>如果采用</w:t>
      </w:r>
      <w:r>
        <w:rPr>
          <w:rFonts w:hint="eastAsia"/>
        </w:rPr>
        <w:t>300</w:t>
      </w:r>
      <w:r>
        <w:t>MHz</w:t>
      </w:r>
      <w:r>
        <w:t>时钟，共需要</w:t>
      </w:r>
      <w:r>
        <w:rPr>
          <w:rFonts w:hint="eastAsia"/>
        </w:rPr>
        <w:t>20</w:t>
      </w:r>
      <w:r>
        <w:t>ms</w:t>
      </w:r>
    </w:p>
    <w:p w14:paraId="2039F58A" w14:textId="21A185D5" w:rsidR="000D7F9C" w:rsidRDefault="000D7F9C" w:rsidP="000D7F9C">
      <w:pPr>
        <w:pStyle w:val="a1"/>
        <w:ind w:left="420" w:firstLine="0"/>
      </w:pPr>
      <w:r>
        <w:rPr>
          <w:rFonts w:hint="eastAsia"/>
        </w:rPr>
        <w:t>如果</w:t>
      </w:r>
      <w:r>
        <w:t>取数是瓶颈，按照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*12</w:t>
      </w:r>
      <w:r>
        <w:rPr>
          <w:rFonts w:hint="eastAsia"/>
        </w:rPr>
        <w:t>进行</w:t>
      </w:r>
      <w:r>
        <w:t>估计，共需要</w:t>
      </w:r>
      <w:r>
        <w:rPr>
          <w:rFonts w:hint="eastAsia"/>
        </w:rPr>
        <w:t>9216*512/12*300/10=</w:t>
      </w:r>
      <w:r>
        <w:t>40ms</w:t>
      </w:r>
      <w:r>
        <w:rPr>
          <w:rFonts w:hint="eastAsia"/>
        </w:rPr>
        <w:t>。</w:t>
      </w:r>
    </w:p>
    <w:p w14:paraId="4C97F480" w14:textId="77777777" w:rsidR="000D7F9C" w:rsidRDefault="000D7F9C" w:rsidP="000D7F9C">
      <w:pPr>
        <w:pStyle w:val="a1"/>
        <w:ind w:left="420" w:firstLine="0"/>
      </w:pPr>
    </w:p>
    <w:p w14:paraId="7C8BAE35" w14:textId="220D334C" w:rsidR="000D7F9C" w:rsidRPr="000D7F9C" w:rsidRDefault="000D7F9C" w:rsidP="000D7F9C">
      <w:pPr>
        <w:pStyle w:val="a1"/>
      </w:pPr>
      <w:r>
        <w:lastRenderedPageBreak/>
        <w:t>F7</w:t>
      </w:r>
      <w:r>
        <w:rPr>
          <w:rFonts w:hint="eastAsia"/>
        </w:rPr>
        <w:t>计算</w:t>
      </w:r>
      <w:r>
        <w:t>需要</w:t>
      </w:r>
      <w:r>
        <w:rPr>
          <w:rFonts w:hint="eastAsia"/>
        </w:rPr>
        <w:t>512*512*300/15=</w:t>
      </w:r>
      <w:r w:rsidRPr="000D7F9C">
        <w:t xml:space="preserve"> 5242880</w:t>
      </w:r>
      <w:r>
        <w:t xml:space="preserve"> cycle</w:t>
      </w:r>
      <w:r>
        <w:rPr>
          <w:rFonts w:hint="eastAsia"/>
        </w:rPr>
        <w:t>，</w:t>
      </w:r>
      <w:r>
        <w:t>如果采用</w:t>
      </w:r>
      <w:r>
        <w:rPr>
          <w:rFonts w:hint="eastAsia"/>
        </w:rPr>
        <w:t>300MHz</w:t>
      </w:r>
      <w:r>
        <w:t>，共需要</w:t>
      </w:r>
      <w:r>
        <w:rPr>
          <w:rFonts w:hint="eastAsia"/>
        </w:rPr>
        <w:t>17</w:t>
      </w:r>
      <w:r>
        <w:t>ms</w:t>
      </w:r>
      <w:r>
        <w:t>。也就是如果</w:t>
      </w:r>
      <w:r>
        <w:t>F7</w:t>
      </w:r>
      <w:r>
        <w:rPr>
          <w:rFonts w:hint="eastAsia"/>
        </w:rPr>
        <w:t>连接</w:t>
      </w:r>
      <w:r>
        <w:t>在</w:t>
      </w:r>
      <w:r>
        <w:t>F6</w:t>
      </w:r>
      <w:r>
        <w:rPr>
          <w:rFonts w:hint="eastAsia"/>
        </w:rPr>
        <w:t>后面</w:t>
      </w:r>
      <w:r>
        <w:t>可以节省</w:t>
      </w:r>
      <w:r>
        <w:rPr>
          <w:rFonts w:hint="eastAsia"/>
        </w:rPr>
        <w:t>数据</w:t>
      </w:r>
      <w:r>
        <w:t>搬移，</w:t>
      </w:r>
      <w:r>
        <w:rPr>
          <w:rFonts w:hint="eastAsia"/>
        </w:rPr>
        <w:t>减少</w:t>
      </w:r>
      <w:r>
        <w:t>IO</w:t>
      </w:r>
      <w:r>
        <w:t>带宽，也可节省</w:t>
      </w:r>
      <w:r>
        <w:t>F7</w:t>
      </w:r>
      <w:r>
        <w:rPr>
          <w:rFonts w:hint="eastAsia"/>
        </w:rPr>
        <w:t>单独运行</w:t>
      </w:r>
      <w:r>
        <w:t>的时间。</w:t>
      </w:r>
    </w:p>
    <w:p w14:paraId="5AF0FF79" w14:textId="2651107F" w:rsidR="00BA6DC5" w:rsidRDefault="00BA6DC5" w:rsidP="00BA6DC5">
      <w:pPr>
        <w:pStyle w:val="1"/>
      </w:pPr>
      <w:bookmarkStart w:id="177" w:name="_Toc495937254"/>
      <w:r>
        <w:rPr>
          <w:rFonts w:hint="eastAsia"/>
        </w:rPr>
        <w:t>性能</w:t>
      </w:r>
      <w:r w:rsidR="00767181">
        <w:rPr>
          <w:rFonts w:hint="eastAsia"/>
        </w:rPr>
        <w:t>和</w:t>
      </w:r>
      <w:r w:rsidR="00767181">
        <w:t>资源</w:t>
      </w:r>
      <w:r>
        <w:t>评估</w:t>
      </w:r>
      <w:bookmarkEnd w:id="177"/>
    </w:p>
    <w:p w14:paraId="75E71FF3" w14:textId="304E6931" w:rsidR="008E15D2" w:rsidRDefault="008E15D2" w:rsidP="008E15D2">
      <w:pPr>
        <w:pStyle w:val="2"/>
      </w:pPr>
      <w:r>
        <w:rPr>
          <w:rFonts w:hint="eastAsia"/>
        </w:rPr>
        <w:t>乘法器</w:t>
      </w:r>
      <w:r>
        <w:t>需求</w:t>
      </w:r>
    </w:p>
    <w:p w14:paraId="4B26584A" w14:textId="418502D7" w:rsidR="008E15D2" w:rsidRDefault="008E15D2" w:rsidP="008E15D2">
      <w:pPr>
        <w:pStyle w:val="a1"/>
      </w:pPr>
      <w:r>
        <w:rPr>
          <w:rFonts w:hint="eastAsia"/>
        </w:rPr>
        <w:t>每个</w:t>
      </w:r>
      <w:r>
        <w:t>CE</w:t>
      </w:r>
      <w:r>
        <w:t>需要</w:t>
      </w:r>
      <w:r>
        <w:rPr>
          <w:rFonts w:hint="eastAsia"/>
        </w:rPr>
        <w:t>15</w:t>
      </w:r>
      <w:r>
        <w:t>*4*</w:t>
      </w:r>
      <w:r w:rsidR="005C6A62">
        <w:t>4=24</w:t>
      </w:r>
      <w:r>
        <w:t>0</w:t>
      </w:r>
      <w:r>
        <w:rPr>
          <w:rFonts w:hint="eastAsia"/>
        </w:rPr>
        <w:t>个</w:t>
      </w:r>
      <w:r>
        <w:t>乘法，需要使用</w:t>
      </w:r>
      <w:r>
        <w:rPr>
          <w:rFonts w:hint="eastAsia"/>
        </w:rPr>
        <w:t>8</w:t>
      </w:r>
      <w:r>
        <w:rPr>
          <w:rFonts w:hint="eastAsia"/>
        </w:rPr>
        <w:t>个</w:t>
      </w:r>
      <w:r>
        <w:t>CE</w:t>
      </w:r>
      <w:r>
        <w:t>，需要</w:t>
      </w:r>
      <w:r w:rsidR="005C6A62">
        <w:t>24</w:t>
      </w:r>
      <w:r>
        <w:rPr>
          <w:rFonts w:hint="eastAsia"/>
        </w:rPr>
        <w:t>0</w:t>
      </w:r>
      <w:r>
        <w:t>*8=</w:t>
      </w:r>
      <w:r w:rsidRPr="008E15D2">
        <w:t xml:space="preserve"> 1</w:t>
      </w:r>
      <w:r w:rsidR="005C6A62">
        <w:t>92</w:t>
      </w:r>
      <w:r w:rsidRPr="008E15D2">
        <w:t>0</w:t>
      </w:r>
      <w:r>
        <w:rPr>
          <w:rFonts w:hint="eastAsia"/>
        </w:rPr>
        <w:t>个</w:t>
      </w:r>
      <w:r>
        <w:t>乘法器。</w:t>
      </w:r>
    </w:p>
    <w:p w14:paraId="44D21625" w14:textId="1491E6C5" w:rsidR="008E15D2" w:rsidRPr="008E15D2" w:rsidRDefault="008E15D2" w:rsidP="008E15D2">
      <w:pPr>
        <w:pStyle w:val="a1"/>
      </w:pPr>
      <w:r>
        <w:t>FC</w:t>
      </w:r>
      <w:r>
        <w:t>需要</w:t>
      </w:r>
      <w:r>
        <w:rPr>
          <w:rFonts w:hint="eastAsia"/>
        </w:rPr>
        <w:t>256</w:t>
      </w:r>
      <w:r>
        <w:rPr>
          <w:rFonts w:hint="eastAsia"/>
        </w:rPr>
        <w:t>个</w:t>
      </w:r>
      <w:r>
        <w:t>乘法。</w:t>
      </w:r>
    </w:p>
    <w:p w14:paraId="4025C59C" w14:textId="439453D3" w:rsidR="008E15D2" w:rsidRDefault="00010A18" w:rsidP="008E15D2">
      <w:pPr>
        <w:pStyle w:val="2"/>
      </w:pPr>
      <w:r>
        <w:t xml:space="preserve">MEM需求 </w:t>
      </w:r>
    </w:p>
    <w:p w14:paraId="7F4A99D7" w14:textId="53CEF48F" w:rsidR="00933F6D" w:rsidRPr="00933F6D" w:rsidRDefault="00933F6D" w:rsidP="00933F6D">
      <w:pPr>
        <w:pStyle w:val="a1"/>
      </w:pPr>
      <w:r>
        <w:rPr>
          <w:rFonts w:hint="eastAsia"/>
        </w:rPr>
        <w:t>1</w:t>
      </w:r>
      <w:r>
        <w:rPr>
          <w:rFonts w:hint="eastAsia"/>
        </w:rPr>
        <w:t>个</w:t>
      </w:r>
      <w:r>
        <w:t>CE</w:t>
      </w:r>
      <w:r>
        <w:t>需要</w:t>
      </w:r>
      <w:r>
        <w:rPr>
          <w:rFonts w:hint="eastAsia"/>
        </w:rPr>
        <w:t>393</w:t>
      </w:r>
      <w:r>
        <w:rPr>
          <w:rFonts w:hint="eastAsia"/>
        </w:rPr>
        <w:t>个</w:t>
      </w:r>
      <w:r>
        <w:t>M20K</w:t>
      </w:r>
      <w:r>
        <w:t>，</w:t>
      </w:r>
      <w:r>
        <w:rPr>
          <w:rFonts w:hint="eastAsia"/>
        </w:rPr>
        <w:t>180</w:t>
      </w:r>
      <w:r>
        <w:rPr>
          <w:rFonts w:hint="eastAsia"/>
        </w:rPr>
        <w:t>个</w:t>
      </w:r>
      <w:r>
        <w:t>乘法，</w:t>
      </w:r>
      <w:r>
        <w:rPr>
          <w:rFonts w:hint="eastAsia"/>
        </w:rPr>
        <w:t>前</w:t>
      </w:r>
      <w:r>
        <w:rPr>
          <w:rFonts w:hint="eastAsia"/>
        </w:rPr>
        <w:t>6</w:t>
      </w:r>
      <w:r>
        <w:rPr>
          <w:rFonts w:hint="eastAsia"/>
        </w:rPr>
        <w:t>层</w:t>
      </w:r>
      <w:r>
        <w:t>卷积需要</w:t>
      </w:r>
      <w:r>
        <w:rPr>
          <w:rFonts w:hint="eastAsia"/>
        </w:rPr>
        <w:t>0.3</w:t>
      </w:r>
      <w:r>
        <w:t>0s</w:t>
      </w:r>
      <w:r>
        <w:rPr>
          <w:rFonts w:hint="eastAsia"/>
        </w:rPr>
        <w:t>。为</w:t>
      </w:r>
      <w:r>
        <w:t>提高性能，需要</w:t>
      </w:r>
      <w:r>
        <w:rPr>
          <w:rFonts w:hint="eastAsia"/>
        </w:rPr>
        <w:t>8</w:t>
      </w:r>
      <w:r>
        <w:rPr>
          <w:rFonts w:hint="eastAsia"/>
        </w:rPr>
        <w:t>个</w:t>
      </w:r>
      <w:r>
        <w:t>CE</w:t>
      </w:r>
      <w:r>
        <w:t>，前</w:t>
      </w:r>
      <w:r>
        <w:rPr>
          <w:rFonts w:hint="eastAsia"/>
        </w:rPr>
        <w:t>6</w:t>
      </w:r>
      <w:r>
        <w:rPr>
          <w:rFonts w:hint="eastAsia"/>
        </w:rPr>
        <w:t>层</w:t>
      </w:r>
      <w:r>
        <w:t>卷积需要</w:t>
      </w:r>
      <w:r>
        <w:rPr>
          <w:rFonts w:hint="eastAsia"/>
        </w:rPr>
        <w:t>37</w:t>
      </w:r>
      <w:r>
        <w:t>ms</w:t>
      </w:r>
      <w:r>
        <w:t>。</w:t>
      </w:r>
    </w:p>
    <w:p w14:paraId="76F1CE35" w14:textId="77777777" w:rsidR="00010A18" w:rsidRDefault="00010A18" w:rsidP="00010A18">
      <w:pPr>
        <w:pStyle w:val="2"/>
      </w:pPr>
      <w:r>
        <w:rPr>
          <w:rFonts w:hint="eastAsia"/>
        </w:rPr>
        <w:t>IO带宽</w:t>
      </w:r>
    </w:p>
    <w:p w14:paraId="48770216" w14:textId="77777777" w:rsidR="002D78FA" w:rsidRPr="00BD513C" w:rsidRDefault="002D78FA" w:rsidP="005C6A62">
      <w:pPr>
        <w:widowControl/>
        <w:ind w:firstLine="420"/>
        <w:jc w:val="left"/>
        <w:rPr>
          <w:color w:val="000000"/>
          <w:kern w:val="0"/>
          <w:szCs w:val="27"/>
        </w:rPr>
      </w:pPr>
      <w:r w:rsidRPr="00BD513C">
        <w:rPr>
          <w:color w:val="000000"/>
          <w:kern w:val="0"/>
          <w:szCs w:val="27"/>
        </w:rPr>
        <w:t>现在已经基于当前</w:t>
      </w:r>
      <w:r w:rsidRPr="00BD513C">
        <w:rPr>
          <w:color w:val="000000"/>
          <w:kern w:val="0"/>
          <w:szCs w:val="27"/>
        </w:rPr>
        <w:t>FPGA</w:t>
      </w:r>
      <w:r w:rsidRPr="00BD513C">
        <w:rPr>
          <w:color w:val="000000"/>
          <w:kern w:val="0"/>
          <w:szCs w:val="27"/>
        </w:rPr>
        <w:t>上设计架构</w:t>
      </w:r>
      <w:r w:rsidRPr="00BD513C">
        <w:rPr>
          <w:color w:val="000000"/>
          <w:kern w:val="0"/>
          <w:szCs w:val="27"/>
        </w:rPr>
        <w:t xml:space="preserve">, </w:t>
      </w:r>
      <w:r w:rsidRPr="00BD513C">
        <w:rPr>
          <w:color w:val="000000"/>
          <w:kern w:val="0"/>
          <w:szCs w:val="27"/>
        </w:rPr>
        <w:t>把全部模块的时间</w:t>
      </w:r>
      <w:r w:rsidRPr="00BD513C">
        <w:rPr>
          <w:color w:val="000000"/>
          <w:kern w:val="0"/>
          <w:szCs w:val="27"/>
        </w:rPr>
        <w:t>,</w:t>
      </w:r>
      <w:r w:rsidRPr="00BD513C">
        <w:rPr>
          <w:color w:val="000000"/>
          <w:kern w:val="0"/>
          <w:szCs w:val="27"/>
        </w:rPr>
        <w:t>资源使用</w:t>
      </w:r>
      <w:r w:rsidRPr="00BD513C">
        <w:rPr>
          <w:color w:val="000000"/>
          <w:kern w:val="0"/>
          <w:szCs w:val="27"/>
        </w:rPr>
        <w:t xml:space="preserve">, </w:t>
      </w:r>
      <w:r w:rsidRPr="00BD513C">
        <w:rPr>
          <w:color w:val="000000"/>
          <w:kern w:val="0"/>
          <w:szCs w:val="27"/>
        </w:rPr>
        <w:t>都做出了评估</w:t>
      </w:r>
      <w:r w:rsidRPr="00BD513C">
        <w:rPr>
          <w:color w:val="000000"/>
          <w:kern w:val="0"/>
          <w:szCs w:val="27"/>
        </w:rPr>
        <w:t xml:space="preserve">, </w:t>
      </w:r>
      <w:r w:rsidRPr="00BD513C">
        <w:rPr>
          <w:color w:val="000000"/>
          <w:kern w:val="0"/>
          <w:szCs w:val="27"/>
        </w:rPr>
        <w:t>所有的时间都是计算单元在计算过程中不受到数据吞吐阻塞等影响</w:t>
      </w:r>
      <w:r w:rsidRPr="00BD513C">
        <w:rPr>
          <w:color w:val="000000"/>
          <w:kern w:val="0"/>
          <w:szCs w:val="27"/>
        </w:rPr>
        <w:t xml:space="preserve">, </w:t>
      </w:r>
      <w:r w:rsidRPr="00BD513C">
        <w:rPr>
          <w:color w:val="000000"/>
          <w:kern w:val="0"/>
          <w:szCs w:val="27"/>
        </w:rPr>
        <w:t>是一个理想情况的评估</w:t>
      </w:r>
      <w:r w:rsidRPr="00BD513C">
        <w:rPr>
          <w:color w:val="000000"/>
          <w:kern w:val="0"/>
          <w:szCs w:val="27"/>
        </w:rPr>
        <w:t>;</w:t>
      </w:r>
    </w:p>
    <w:p w14:paraId="1897F304" w14:textId="77777777" w:rsidR="002D78FA" w:rsidRPr="00BD513C" w:rsidRDefault="002D78FA" w:rsidP="005C6A62">
      <w:pPr>
        <w:widowControl/>
        <w:ind w:firstLine="420"/>
        <w:jc w:val="left"/>
        <w:rPr>
          <w:color w:val="000000"/>
          <w:kern w:val="0"/>
          <w:szCs w:val="27"/>
        </w:rPr>
      </w:pPr>
      <w:r w:rsidRPr="00BD513C">
        <w:rPr>
          <w:color w:val="000000"/>
          <w:kern w:val="0"/>
          <w:szCs w:val="27"/>
        </w:rPr>
        <w:t>硬件大体上分为</w:t>
      </w:r>
      <w:r w:rsidRPr="00BD513C">
        <w:rPr>
          <w:color w:val="000000"/>
          <w:kern w:val="0"/>
          <w:szCs w:val="27"/>
        </w:rPr>
        <w:t xml:space="preserve">CONV </w:t>
      </w:r>
      <w:r w:rsidRPr="00BD513C">
        <w:rPr>
          <w:color w:val="000000"/>
          <w:kern w:val="0"/>
          <w:szCs w:val="27"/>
        </w:rPr>
        <w:t>模块的电路</w:t>
      </w:r>
      <w:r w:rsidRPr="00BD513C">
        <w:rPr>
          <w:color w:val="000000"/>
          <w:kern w:val="0"/>
          <w:szCs w:val="27"/>
        </w:rPr>
        <w:t xml:space="preserve">; BN+Pooling </w:t>
      </w:r>
      <w:r w:rsidRPr="00BD513C">
        <w:rPr>
          <w:color w:val="000000"/>
          <w:kern w:val="0"/>
          <w:szCs w:val="27"/>
        </w:rPr>
        <w:t>的电路</w:t>
      </w:r>
      <w:r w:rsidRPr="00BD513C">
        <w:rPr>
          <w:color w:val="000000"/>
          <w:kern w:val="0"/>
          <w:szCs w:val="27"/>
        </w:rPr>
        <w:t xml:space="preserve">; kernal 1x1 </w:t>
      </w:r>
      <w:r w:rsidRPr="00BD513C">
        <w:rPr>
          <w:color w:val="000000"/>
          <w:kern w:val="0"/>
          <w:szCs w:val="27"/>
        </w:rPr>
        <w:t>的</w:t>
      </w:r>
      <w:r w:rsidRPr="00BD513C">
        <w:rPr>
          <w:color w:val="000000"/>
          <w:kern w:val="0"/>
          <w:szCs w:val="27"/>
        </w:rPr>
        <w:t xml:space="preserve">CONV </w:t>
      </w:r>
      <w:r w:rsidRPr="00BD513C">
        <w:rPr>
          <w:color w:val="000000"/>
          <w:kern w:val="0"/>
          <w:szCs w:val="27"/>
        </w:rPr>
        <w:t>和</w:t>
      </w:r>
      <w:r w:rsidRPr="00BD513C">
        <w:rPr>
          <w:color w:val="000000"/>
          <w:kern w:val="0"/>
          <w:szCs w:val="27"/>
        </w:rPr>
        <w:t xml:space="preserve">FC </w:t>
      </w:r>
      <w:r w:rsidRPr="00BD513C">
        <w:rPr>
          <w:color w:val="000000"/>
          <w:kern w:val="0"/>
          <w:szCs w:val="27"/>
        </w:rPr>
        <w:t>共享一块</w:t>
      </w:r>
      <w:r w:rsidRPr="00BD513C">
        <w:rPr>
          <w:color w:val="000000"/>
          <w:kern w:val="0"/>
          <w:szCs w:val="27"/>
        </w:rPr>
        <w:t>FC</w:t>
      </w:r>
      <w:r w:rsidRPr="00BD513C">
        <w:rPr>
          <w:color w:val="000000"/>
          <w:kern w:val="0"/>
          <w:szCs w:val="27"/>
        </w:rPr>
        <w:t>电路</w:t>
      </w:r>
      <w:r w:rsidRPr="00BD513C">
        <w:rPr>
          <w:color w:val="000000"/>
          <w:kern w:val="0"/>
          <w:szCs w:val="27"/>
        </w:rPr>
        <w:t>;</w:t>
      </w:r>
    </w:p>
    <w:p w14:paraId="18529EF2" w14:textId="77777777" w:rsidR="002D78FA" w:rsidRPr="00BD513C" w:rsidRDefault="002D78FA" w:rsidP="005C6A62">
      <w:pPr>
        <w:widowControl/>
        <w:ind w:firstLine="420"/>
        <w:jc w:val="left"/>
        <w:rPr>
          <w:color w:val="000000"/>
          <w:kern w:val="0"/>
          <w:szCs w:val="27"/>
        </w:rPr>
      </w:pPr>
      <w:r w:rsidRPr="00BD513C">
        <w:rPr>
          <w:color w:val="000000"/>
          <w:kern w:val="0"/>
          <w:szCs w:val="27"/>
        </w:rPr>
        <w:t>其中</w:t>
      </w:r>
      <w:r w:rsidRPr="00BD513C">
        <w:rPr>
          <w:color w:val="000000"/>
          <w:kern w:val="0"/>
          <w:szCs w:val="27"/>
        </w:rPr>
        <w:t>pooling</w:t>
      </w:r>
      <w:r w:rsidRPr="00BD513C">
        <w:rPr>
          <w:color w:val="000000"/>
          <w:kern w:val="0"/>
          <w:szCs w:val="27"/>
        </w:rPr>
        <w:t>部分时间很短</w:t>
      </w:r>
      <w:r w:rsidRPr="00BD513C">
        <w:rPr>
          <w:color w:val="000000"/>
          <w:kern w:val="0"/>
          <w:szCs w:val="27"/>
        </w:rPr>
        <w:t xml:space="preserve">, </w:t>
      </w:r>
      <w:r w:rsidRPr="00BD513C">
        <w:rPr>
          <w:color w:val="000000"/>
          <w:kern w:val="0"/>
          <w:szCs w:val="27"/>
        </w:rPr>
        <w:t>几乎不影响</w:t>
      </w:r>
      <w:r w:rsidRPr="00BD513C">
        <w:rPr>
          <w:color w:val="000000"/>
          <w:kern w:val="0"/>
          <w:szCs w:val="27"/>
        </w:rPr>
        <w:t>;</w:t>
      </w:r>
    </w:p>
    <w:p w14:paraId="34A8701F" w14:textId="77777777" w:rsidR="002D78FA" w:rsidRPr="00BD513C" w:rsidRDefault="002D78FA" w:rsidP="005C6A62">
      <w:pPr>
        <w:widowControl/>
        <w:ind w:firstLine="420"/>
        <w:jc w:val="left"/>
        <w:rPr>
          <w:color w:val="000000"/>
          <w:kern w:val="0"/>
          <w:szCs w:val="27"/>
        </w:rPr>
      </w:pPr>
      <w:r w:rsidRPr="00BD513C">
        <w:rPr>
          <w:color w:val="000000"/>
          <w:kern w:val="0"/>
          <w:szCs w:val="27"/>
        </w:rPr>
        <w:t>但是我们是</w:t>
      </w:r>
      <w:r w:rsidRPr="00BD513C">
        <w:rPr>
          <w:color w:val="000000"/>
          <w:kern w:val="0"/>
          <w:szCs w:val="27"/>
        </w:rPr>
        <w:t>Tiling</w:t>
      </w:r>
      <w:r w:rsidRPr="00BD513C">
        <w:rPr>
          <w:color w:val="000000"/>
          <w:kern w:val="0"/>
          <w:szCs w:val="27"/>
        </w:rPr>
        <w:t>切块计算的方式</w:t>
      </w:r>
      <w:r w:rsidRPr="00BD513C">
        <w:rPr>
          <w:color w:val="000000"/>
          <w:kern w:val="0"/>
          <w:szCs w:val="27"/>
        </w:rPr>
        <w:t xml:space="preserve">, </w:t>
      </w:r>
      <w:r w:rsidRPr="00BD513C">
        <w:rPr>
          <w:color w:val="000000"/>
          <w:kern w:val="0"/>
          <w:szCs w:val="27"/>
        </w:rPr>
        <w:t>每层</w:t>
      </w:r>
      <w:r w:rsidRPr="00BD513C">
        <w:rPr>
          <w:color w:val="000000"/>
          <w:kern w:val="0"/>
          <w:szCs w:val="27"/>
        </w:rPr>
        <w:t xml:space="preserve">CONV </w:t>
      </w:r>
      <w:r w:rsidRPr="00BD513C">
        <w:rPr>
          <w:color w:val="000000"/>
          <w:kern w:val="0"/>
          <w:szCs w:val="27"/>
        </w:rPr>
        <w:t>或</w:t>
      </w:r>
      <w:r w:rsidRPr="00BD513C">
        <w:rPr>
          <w:color w:val="000000"/>
          <w:kern w:val="0"/>
          <w:szCs w:val="27"/>
        </w:rPr>
        <w:t>FC layer</w:t>
      </w:r>
      <w:r w:rsidRPr="00BD513C">
        <w:rPr>
          <w:color w:val="000000"/>
          <w:kern w:val="0"/>
          <w:szCs w:val="27"/>
        </w:rPr>
        <w:t>的计算都会多次调用</w:t>
      </w:r>
      <w:r w:rsidRPr="00BD513C">
        <w:rPr>
          <w:color w:val="000000"/>
          <w:kern w:val="0"/>
          <w:szCs w:val="27"/>
        </w:rPr>
        <w:t>DDR</w:t>
      </w:r>
      <w:r w:rsidRPr="00BD513C">
        <w:rPr>
          <w:color w:val="000000"/>
          <w:kern w:val="0"/>
          <w:szCs w:val="27"/>
        </w:rPr>
        <w:t>接口</w:t>
      </w:r>
      <w:r w:rsidRPr="00BD513C">
        <w:rPr>
          <w:color w:val="000000"/>
          <w:kern w:val="0"/>
          <w:szCs w:val="27"/>
        </w:rPr>
        <w:t xml:space="preserve">, </w:t>
      </w:r>
      <w:r w:rsidRPr="00BD513C">
        <w:rPr>
          <w:color w:val="000000"/>
          <w:kern w:val="0"/>
          <w:szCs w:val="27"/>
        </w:rPr>
        <w:t>如果数据的搬移时间能很好的</w:t>
      </w:r>
      <w:r w:rsidRPr="00BD513C">
        <w:rPr>
          <w:color w:val="000000"/>
          <w:kern w:val="0"/>
          <w:szCs w:val="27"/>
        </w:rPr>
        <w:t>merge</w:t>
      </w:r>
      <w:r w:rsidRPr="00BD513C">
        <w:rPr>
          <w:color w:val="000000"/>
          <w:kern w:val="0"/>
          <w:szCs w:val="27"/>
        </w:rPr>
        <w:t>在计算时间内</w:t>
      </w:r>
      <w:r w:rsidRPr="00BD513C">
        <w:rPr>
          <w:color w:val="000000"/>
          <w:kern w:val="0"/>
          <w:szCs w:val="27"/>
        </w:rPr>
        <w:t xml:space="preserve">, </w:t>
      </w:r>
      <w:r w:rsidRPr="00BD513C">
        <w:rPr>
          <w:color w:val="000000"/>
          <w:kern w:val="0"/>
          <w:szCs w:val="27"/>
        </w:rPr>
        <w:t>那么</w:t>
      </w:r>
      <w:proofErr w:type="gramStart"/>
      <w:r w:rsidRPr="00BD513C">
        <w:rPr>
          <w:color w:val="000000"/>
          <w:kern w:val="0"/>
          <w:szCs w:val="27"/>
        </w:rPr>
        <w:t>就能趋近于</w:t>
      </w:r>
      <w:proofErr w:type="gramEnd"/>
      <w:r w:rsidRPr="00BD513C">
        <w:rPr>
          <w:color w:val="000000"/>
          <w:kern w:val="0"/>
          <w:szCs w:val="27"/>
        </w:rPr>
        <w:t>理想情况</w:t>
      </w:r>
      <w:r w:rsidRPr="00BD513C">
        <w:rPr>
          <w:color w:val="000000"/>
          <w:kern w:val="0"/>
          <w:szCs w:val="27"/>
        </w:rPr>
        <w:t>; </w:t>
      </w:r>
    </w:p>
    <w:p w14:paraId="3CE236AB" w14:textId="77777777" w:rsidR="002D78FA" w:rsidRPr="00BD513C" w:rsidRDefault="002D78FA" w:rsidP="002D78FA">
      <w:pPr>
        <w:widowControl/>
        <w:jc w:val="left"/>
        <w:rPr>
          <w:color w:val="000000"/>
          <w:kern w:val="0"/>
          <w:szCs w:val="27"/>
        </w:rPr>
      </w:pPr>
      <w:r w:rsidRPr="00BD513C">
        <w:rPr>
          <w:color w:val="000000"/>
          <w:kern w:val="0"/>
          <w:szCs w:val="27"/>
        </w:rPr>
        <w:t>计算公式和结果如下</w:t>
      </w:r>
      <w:r w:rsidRPr="00BD513C">
        <w:rPr>
          <w:color w:val="000000"/>
          <w:kern w:val="0"/>
          <w:szCs w:val="27"/>
        </w:rPr>
        <w:t>:</w:t>
      </w:r>
    </w:p>
    <w:p w14:paraId="4D581D0E" w14:textId="77777777" w:rsidR="002D78FA" w:rsidRPr="00A1654D" w:rsidRDefault="002D78FA" w:rsidP="002D78FA">
      <w:pPr>
        <w:widowControl/>
        <w:jc w:val="left"/>
        <w:rPr>
          <w:b/>
          <w:bCs/>
          <w:color w:val="000000"/>
          <w:kern w:val="0"/>
          <w:sz w:val="32"/>
          <w:szCs w:val="36"/>
        </w:rPr>
      </w:pPr>
      <w:r w:rsidRPr="00BD513C">
        <w:rPr>
          <w:b/>
          <w:bCs/>
          <w:color w:val="000000"/>
          <w:kern w:val="0"/>
          <w:sz w:val="32"/>
          <w:szCs w:val="36"/>
        </w:rPr>
        <w:t xml:space="preserve">1: </w:t>
      </w:r>
      <w:r w:rsidRPr="00BD513C">
        <w:rPr>
          <w:b/>
          <w:bCs/>
          <w:color w:val="000000"/>
          <w:kern w:val="0"/>
          <w:sz w:val="32"/>
          <w:szCs w:val="36"/>
        </w:rPr>
        <w:t>输入水平</w:t>
      </w:r>
      <w:r w:rsidRPr="00BD513C">
        <w:rPr>
          <w:b/>
          <w:bCs/>
          <w:color w:val="000000"/>
          <w:kern w:val="0"/>
          <w:sz w:val="32"/>
          <w:szCs w:val="36"/>
        </w:rPr>
        <w:t>(H)/</w:t>
      </w:r>
      <w:r w:rsidRPr="00BD513C">
        <w:rPr>
          <w:b/>
          <w:bCs/>
          <w:color w:val="000000"/>
          <w:kern w:val="0"/>
          <w:sz w:val="32"/>
          <w:szCs w:val="36"/>
        </w:rPr>
        <w:t>垂直方向</w:t>
      </w:r>
      <w:r w:rsidRPr="00BD513C">
        <w:rPr>
          <w:b/>
          <w:bCs/>
          <w:color w:val="000000"/>
          <w:kern w:val="0"/>
          <w:sz w:val="32"/>
          <w:szCs w:val="36"/>
        </w:rPr>
        <w:t>(V)FM</w:t>
      </w:r>
      <w:r w:rsidRPr="00BD513C">
        <w:rPr>
          <w:b/>
          <w:bCs/>
          <w:color w:val="000000"/>
          <w:kern w:val="0"/>
          <w:sz w:val="32"/>
          <w:szCs w:val="36"/>
        </w:rPr>
        <w:t>大小</w:t>
      </w:r>
      <w:r w:rsidRPr="00BD513C">
        <w:rPr>
          <w:b/>
          <w:bCs/>
          <w:color w:val="000000"/>
          <w:kern w:val="0"/>
          <w:sz w:val="32"/>
          <w:szCs w:val="36"/>
        </w:rPr>
        <w:t xml:space="preserve">, </w:t>
      </w:r>
      <w:r w:rsidRPr="00BD513C">
        <w:rPr>
          <w:b/>
          <w:bCs/>
          <w:color w:val="000000"/>
          <w:kern w:val="0"/>
          <w:sz w:val="32"/>
          <w:szCs w:val="36"/>
        </w:rPr>
        <w:t>及参数设定</w:t>
      </w:r>
      <w:r w:rsidRPr="00BD513C">
        <w:rPr>
          <w:b/>
          <w:bCs/>
          <w:color w:val="000000"/>
          <w:kern w:val="0"/>
          <w:sz w:val="32"/>
          <w:szCs w:val="36"/>
        </w:rPr>
        <w:t xml:space="preserve">; </w:t>
      </w:r>
      <w:r w:rsidRPr="00BD513C">
        <w:rPr>
          <w:b/>
          <w:bCs/>
          <w:color w:val="000000"/>
          <w:kern w:val="0"/>
          <w:sz w:val="32"/>
          <w:szCs w:val="36"/>
        </w:rPr>
        <w:t>注意</w:t>
      </w:r>
      <w:r w:rsidRPr="00A1654D">
        <w:rPr>
          <w:rFonts w:hint="eastAsia"/>
          <w:b/>
          <w:bCs/>
          <w:color w:val="000000"/>
          <w:kern w:val="0"/>
          <w:sz w:val="32"/>
          <w:szCs w:val="36"/>
        </w:rPr>
        <w:t>:</w:t>
      </w:r>
    </w:p>
    <w:p w14:paraId="485F813F" w14:textId="77777777" w:rsidR="002D78FA" w:rsidRPr="00A1654D" w:rsidRDefault="002D78FA" w:rsidP="002D78FA">
      <w:pPr>
        <w:widowControl/>
        <w:jc w:val="left"/>
        <w:rPr>
          <w:b/>
          <w:bCs/>
          <w:color w:val="000000"/>
          <w:kern w:val="0"/>
          <w:sz w:val="22"/>
          <w:szCs w:val="36"/>
        </w:rPr>
      </w:pPr>
      <w:r w:rsidRPr="00BD513C">
        <w:rPr>
          <w:b/>
          <w:bCs/>
          <w:color w:val="000000"/>
          <w:kern w:val="0"/>
          <w:sz w:val="22"/>
          <w:szCs w:val="36"/>
        </w:rPr>
        <w:t>layer8, 9</w:t>
      </w:r>
      <w:r>
        <w:rPr>
          <w:b/>
          <w:bCs/>
          <w:color w:val="000000"/>
          <w:kern w:val="0"/>
          <w:sz w:val="22"/>
          <w:szCs w:val="36"/>
        </w:rPr>
        <w:t>:</w:t>
      </w:r>
      <w:r w:rsidRPr="00BD513C">
        <w:rPr>
          <w:b/>
          <w:bCs/>
          <w:color w:val="000000"/>
          <w:kern w:val="0"/>
          <w:sz w:val="22"/>
          <w:szCs w:val="36"/>
        </w:rPr>
        <w:t xml:space="preserve"> 1x1</w:t>
      </w:r>
      <w:r w:rsidRPr="00BD513C">
        <w:rPr>
          <w:b/>
          <w:bCs/>
          <w:color w:val="000000"/>
          <w:kern w:val="0"/>
          <w:sz w:val="22"/>
          <w:szCs w:val="36"/>
        </w:rPr>
        <w:t>的</w:t>
      </w:r>
      <w:r w:rsidRPr="00BD513C">
        <w:rPr>
          <w:b/>
          <w:bCs/>
          <w:color w:val="000000"/>
          <w:kern w:val="0"/>
          <w:sz w:val="22"/>
          <w:szCs w:val="36"/>
        </w:rPr>
        <w:t xml:space="preserve">CONV, 60x34=2040=Cin </w:t>
      </w:r>
      <w:r w:rsidRPr="00BD513C">
        <w:rPr>
          <w:b/>
          <w:bCs/>
          <w:color w:val="000000"/>
          <w:kern w:val="0"/>
          <w:sz w:val="22"/>
          <w:szCs w:val="36"/>
        </w:rPr>
        <w:t>在</w:t>
      </w:r>
      <w:r w:rsidRPr="00BD513C">
        <w:rPr>
          <w:b/>
          <w:bCs/>
          <w:color w:val="000000"/>
          <w:kern w:val="0"/>
          <w:sz w:val="22"/>
          <w:szCs w:val="36"/>
        </w:rPr>
        <w:t>FC</w:t>
      </w:r>
      <w:r w:rsidRPr="00BD513C">
        <w:rPr>
          <w:b/>
          <w:bCs/>
          <w:color w:val="000000"/>
          <w:kern w:val="0"/>
          <w:sz w:val="22"/>
          <w:szCs w:val="36"/>
        </w:rPr>
        <w:t>模式里</w:t>
      </w:r>
      <w:r w:rsidRPr="00BD513C">
        <w:rPr>
          <w:b/>
          <w:bCs/>
          <w:color w:val="000000"/>
          <w:kern w:val="0"/>
          <w:sz w:val="22"/>
          <w:szCs w:val="36"/>
        </w:rPr>
        <w:t xml:space="preserve">; </w:t>
      </w:r>
    </w:p>
    <w:p w14:paraId="12EE1B97" w14:textId="77777777" w:rsidR="002D78FA" w:rsidRPr="00A1654D" w:rsidRDefault="002D78FA" w:rsidP="002D78FA">
      <w:pPr>
        <w:widowControl/>
        <w:jc w:val="left"/>
        <w:rPr>
          <w:b/>
          <w:bCs/>
          <w:color w:val="000000"/>
          <w:kern w:val="0"/>
          <w:sz w:val="22"/>
          <w:szCs w:val="36"/>
        </w:rPr>
      </w:pPr>
      <w:r w:rsidRPr="00A1654D">
        <w:rPr>
          <w:b/>
          <w:bCs/>
          <w:color w:val="000000"/>
          <w:kern w:val="0"/>
          <w:sz w:val="22"/>
          <w:szCs w:val="36"/>
        </w:rPr>
        <w:t>FC6 FC7</w:t>
      </w:r>
      <w:r w:rsidRPr="00BD513C">
        <w:rPr>
          <w:b/>
          <w:bCs/>
          <w:color w:val="000000"/>
          <w:kern w:val="0"/>
          <w:sz w:val="22"/>
          <w:szCs w:val="36"/>
        </w:rPr>
        <w:t>等</w:t>
      </w:r>
      <w:r w:rsidRPr="00A1654D">
        <w:rPr>
          <w:b/>
          <w:bCs/>
          <w:color w:val="000000"/>
          <w:kern w:val="0"/>
          <w:sz w:val="22"/>
          <w:szCs w:val="36"/>
        </w:rPr>
        <w:t>, Cin=300=ROIs;</w:t>
      </w:r>
    </w:p>
    <w:p w14:paraId="53A53131" w14:textId="77777777" w:rsidR="002D78FA" w:rsidRPr="00BD513C" w:rsidRDefault="002D78FA" w:rsidP="002D78FA">
      <w:pPr>
        <w:widowControl/>
        <w:jc w:val="left"/>
        <w:rPr>
          <w:color w:val="000000"/>
          <w:kern w:val="0"/>
          <w:sz w:val="22"/>
          <w:szCs w:val="27"/>
        </w:rPr>
      </w:pPr>
    </w:p>
    <w:p w14:paraId="035D0DA1" w14:textId="77777777" w:rsidR="002D78FA" w:rsidRDefault="002D78FA" w:rsidP="002D78FA">
      <w:pPr>
        <w:widowControl/>
        <w:jc w:val="left"/>
        <w:rPr>
          <w:color w:val="000000"/>
          <w:kern w:val="0"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7D25CA54" wp14:editId="2DCFFC51">
            <wp:extent cx="5274310" cy="492760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2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09163" w14:textId="77777777" w:rsidR="002D78FA" w:rsidRDefault="002D78FA" w:rsidP="002D78FA">
      <w:pPr>
        <w:widowControl/>
        <w:jc w:val="left"/>
        <w:rPr>
          <w:color w:val="000000"/>
          <w:kern w:val="0"/>
          <w:sz w:val="27"/>
          <w:szCs w:val="27"/>
        </w:rPr>
      </w:pPr>
      <w:r>
        <w:rPr>
          <w:noProof/>
        </w:rPr>
        <w:drawing>
          <wp:inline distT="0" distB="0" distL="0" distR="0" wp14:anchorId="1F0F7663" wp14:editId="2F3D67F7">
            <wp:extent cx="5274310" cy="1978025"/>
            <wp:effectExtent l="0" t="0" r="254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649C5" w14:textId="77777777" w:rsidR="002D78FA" w:rsidRPr="00BD513C" w:rsidRDefault="002D78FA" w:rsidP="002D78FA">
      <w:pPr>
        <w:widowControl/>
        <w:jc w:val="left"/>
        <w:rPr>
          <w:color w:val="000000"/>
          <w:kern w:val="0"/>
          <w:sz w:val="27"/>
          <w:szCs w:val="27"/>
        </w:rPr>
      </w:pPr>
    </w:p>
    <w:p w14:paraId="32B8FD5C" w14:textId="77777777" w:rsidR="002D78FA" w:rsidRPr="00BD513C" w:rsidRDefault="002D78FA" w:rsidP="002D78FA">
      <w:pPr>
        <w:widowControl/>
        <w:jc w:val="left"/>
        <w:rPr>
          <w:color w:val="000000"/>
          <w:kern w:val="0"/>
          <w:sz w:val="24"/>
          <w:szCs w:val="27"/>
        </w:rPr>
      </w:pPr>
      <w:r w:rsidRPr="00BD513C">
        <w:rPr>
          <w:b/>
          <w:bCs/>
          <w:color w:val="000000"/>
          <w:kern w:val="0"/>
          <w:sz w:val="32"/>
          <w:szCs w:val="36"/>
        </w:rPr>
        <w:t>2: CONV Pooling</w:t>
      </w:r>
      <w:r w:rsidRPr="00BD513C">
        <w:rPr>
          <w:b/>
          <w:bCs/>
          <w:color w:val="000000"/>
          <w:kern w:val="0"/>
          <w:sz w:val="32"/>
          <w:szCs w:val="36"/>
        </w:rPr>
        <w:t>部分的计算公式</w:t>
      </w:r>
      <w:r w:rsidRPr="00BD513C">
        <w:rPr>
          <w:b/>
          <w:bCs/>
          <w:color w:val="000000"/>
          <w:kern w:val="0"/>
          <w:sz w:val="32"/>
          <w:szCs w:val="36"/>
        </w:rPr>
        <w:t xml:space="preserve">, </w:t>
      </w:r>
      <w:r w:rsidRPr="00BD513C">
        <w:rPr>
          <w:b/>
          <w:bCs/>
          <w:color w:val="000000"/>
          <w:kern w:val="0"/>
          <w:sz w:val="32"/>
          <w:szCs w:val="36"/>
        </w:rPr>
        <w:t>及结论</w:t>
      </w:r>
      <w:r w:rsidRPr="00BD513C">
        <w:rPr>
          <w:b/>
          <w:bCs/>
          <w:color w:val="000000"/>
          <w:kern w:val="0"/>
          <w:sz w:val="32"/>
          <w:szCs w:val="36"/>
        </w:rPr>
        <w:t>, e.</w:t>
      </w:r>
      <w:proofErr w:type="gramStart"/>
      <w:r w:rsidRPr="00BD513C">
        <w:rPr>
          <w:b/>
          <w:bCs/>
          <w:color w:val="000000"/>
          <w:kern w:val="0"/>
          <w:sz w:val="32"/>
          <w:szCs w:val="36"/>
        </w:rPr>
        <w:t>g</w:t>
      </w:r>
      <w:proofErr w:type="gramEnd"/>
      <w:r w:rsidRPr="00BD513C">
        <w:rPr>
          <w:b/>
          <w:bCs/>
          <w:color w:val="000000"/>
          <w:kern w:val="0"/>
          <w:sz w:val="32"/>
          <w:szCs w:val="36"/>
        </w:rPr>
        <w:t xml:space="preserve"> CE number=8</w:t>
      </w:r>
    </w:p>
    <w:p w14:paraId="7DDC7062" w14:textId="77777777" w:rsidR="002D78FA" w:rsidRDefault="002D78FA" w:rsidP="002D78FA">
      <w:pPr>
        <w:widowControl/>
        <w:jc w:val="left"/>
        <w:rPr>
          <w:color w:val="000000"/>
          <w:kern w:val="0"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61CA4AD1" wp14:editId="28A516D5">
            <wp:extent cx="5274310" cy="452374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2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06820" w14:textId="77777777" w:rsidR="002D78FA" w:rsidRDefault="002D78FA" w:rsidP="002D78FA">
      <w:pPr>
        <w:widowControl/>
        <w:jc w:val="left"/>
        <w:rPr>
          <w:color w:val="000000"/>
          <w:kern w:val="0"/>
          <w:sz w:val="27"/>
          <w:szCs w:val="27"/>
        </w:rPr>
      </w:pPr>
    </w:p>
    <w:p w14:paraId="3237454E" w14:textId="77777777" w:rsidR="002D78FA" w:rsidRPr="00BD513C" w:rsidRDefault="002D78FA" w:rsidP="002D78FA">
      <w:pPr>
        <w:widowControl/>
        <w:jc w:val="left"/>
        <w:rPr>
          <w:color w:val="000000"/>
          <w:kern w:val="0"/>
          <w:sz w:val="22"/>
          <w:szCs w:val="27"/>
        </w:rPr>
      </w:pPr>
      <w:r w:rsidRPr="00F47EF0">
        <w:rPr>
          <w:color w:val="000000"/>
          <w:kern w:val="0"/>
          <w:sz w:val="22"/>
          <w:szCs w:val="27"/>
        </w:rPr>
        <w:t>P</w:t>
      </w:r>
      <w:r w:rsidRPr="00F47EF0">
        <w:rPr>
          <w:rFonts w:hint="eastAsia"/>
          <w:color w:val="000000"/>
          <w:kern w:val="0"/>
          <w:sz w:val="22"/>
          <w:szCs w:val="27"/>
        </w:rPr>
        <w:t>ooling part cycles calculation, MACs</w:t>
      </w:r>
      <w:r w:rsidRPr="00F47EF0">
        <w:rPr>
          <w:color w:val="000000"/>
          <w:kern w:val="0"/>
          <w:sz w:val="22"/>
          <w:szCs w:val="27"/>
        </w:rPr>
        <w:t xml:space="preserve"> and M20K calculation; </w:t>
      </w:r>
    </w:p>
    <w:p w14:paraId="0D6A8539" w14:textId="77777777" w:rsidR="002D78FA" w:rsidRDefault="002D78FA" w:rsidP="002D78FA">
      <w:pPr>
        <w:widowControl/>
        <w:jc w:val="left"/>
        <w:rPr>
          <w:color w:val="000000"/>
          <w:kern w:val="0"/>
          <w:sz w:val="27"/>
          <w:szCs w:val="27"/>
        </w:rPr>
      </w:pPr>
      <w:r>
        <w:rPr>
          <w:noProof/>
        </w:rPr>
        <w:drawing>
          <wp:inline distT="0" distB="0" distL="0" distR="0" wp14:anchorId="6069BA3A" wp14:editId="531A1C89">
            <wp:extent cx="5274310" cy="970915"/>
            <wp:effectExtent l="0" t="0" r="254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5A4E9" w14:textId="77777777" w:rsidR="002D78FA" w:rsidRPr="00BD513C" w:rsidRDefault="002D78FA" w:rsidP="002D78FA">
      <w:pPr>
        <w:widowControl/>
        <w:jc w:val="left"/>
        <w:rPr>
          <w:color w:val="000000"/>
          <w:kern w:val="0"/>
          <w:sz w:val="22"/>
          <w:szCs w:val="27"/>
        </w:rPr>
      </w:pPr>
      <w:r w:rsidRPr="00F47EF0">
        <w:rPr>
          <w:color w:val="000000"/>
          <w:kern w:val="0"/>
          <w:sz w:val="22"/>
          <w:szCs w:val="27"/>
        </w:rPr>
        <w:t>CONV</w:t>
      </w:r>
      <w:r w:rsidRPr="00F47EF0">
        <w:rPr>
          <w:rFonts w:hint="eastAsia"/>
          <w:color w:val="000000"/>
          <w:kern w:val="0"/>
          <w:sz w:val="22"/>
          <w:szCs w:val="27"/>
        </w:rPr>
        <w:t xml:space="preserve"> part </w:t>
      </w:r>
      <w:proofErr w:type="gramStart"/>
      <w:r w:rsidRPr="00F47EF0">
        <w:rPr>
          <w:rFonts w:hint="eastAsia"/>
          <w:color w:val="000000"/>
          <w:kern w:val="0"/>
          <w:sz w:val="22"/>
          <w:szCs w:val="27"/>
        </w:rPr>
        <w:t>cycles</w:t>
      </w:r>
      <w:proofErr w:type="gramEnd"/>
      <w:r w:rsidRPr="00F47EF0">
        <w:rPr>
          <w:rFonts w:hint="eastAsia"/>
          <w:color w:val="000000"/>
          <w:kern w:val="0"/>
          <w:sz w:val="22"/>
          <w:szCs w:val="27"/>
        </w:rPr>
        <w:t xml:space="preserve"> calculation, MACs</w:t>
      </w:r>
      <w:r w:rsidRPr="00F47EF0">
        <w:rPr>
          <w:color w:val="000000"/>
          <w:kern w:val="0"/>
          <w:sz w:val="22"/>
          <w:szCs w:val="27"/>
        </w:rPr>
        <w:t xml:space="preserve"> and M20K calculation; </w:t>
      </w:r>
    </w:p>
    <w:p w14:paraId="04146A3F" w14:textId="77777777" w:rsidR="002D78FA" w:rsidRPr="00BD513C" w:rsidRDefault="002D78FA" w:rsidP="002D78FA">
      <w:pPr>
        <w:widowControl/>
        <w:jc w:val="left"/>
        <w:rPr>
          <w:color w:val="000000"/>
          <w:kern w:val="0"/>
          <w:sz w:val="27"/>
          <w:szCs w:val="27"/>
        </w:rPr>
      </w:pPr>
      <w:r>
        <w:rPr>
          <w:noProof/>
        </w:rPr>
        <w:drawing>
          <wp:inline distT="0" distB="0" distL="0" distR="0" wp14:anchorId="2BC588F7" wp14:editId="5424335C">
            <wp:extent cx="5274310" cy="99377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CA012" w14:textId="77777777" w:rsidR="002D78FA" w:rsidRPr="00BD513C" w:rsidRDefault="002D78FA" w:rsidP="002D78FA">
      <w:pPr>
        <w:widowControl/>
        <w:jc w:val="left"/>
        <w:rPr>
          <w:color w:val="000000"/>
          <w:kern w:val="0"/>
          <w:sz w:val="27"/>
          <w:szCs w:val="27"/>
        </w:rPr>
      </w:pPr>
    </w:p>
    <w:p w14:paraId="16D59A53" w14:textId="77777777" w:rsidR="002D78FA" w:rsidRPr="00BD513C" w:rsidRDefault="002D78FA" w:rsidP="002D78FA">
      <w:pPr>
        <w:widowControl/>
        <w:jc w:val="left"/>
        <w:rPr>
          <w:color w:val="000000"/>
          <w:kern w:val="0"/>
          <w:sz w:val="27"/>
          <w:szCs w:val="27"/>
        </w:rPr>
      </w:pPr>
    </w:p>
    <w:p w14:paraId="1B8E1615" w14:textId="77777777" w:rsidR="002D78FA" w:rsidRPr="00BD513C" w:rsidRDefault="002D78FA" w:rsidP="002D78FA">
      <w:pPr>
        <w:widowControl/>
        <w:jc w:val="left"/>
        <w:rPr>
          <w:b/>
          <w:color w:val="000000"/>
          <w:kern w:val="0"/>
          <w:sz w:val="32"/>
          <w:szCs w:val="27"/>
        </w:rPr>
      </w:pPr>
      <w:r w:rsidRPr="00BD513C">
        <w:rPr>
          <w:b/>
          <w:color w:val="000000"/>
          <w:kern w:val="0"/>
          <w:sz w:val="32"/>
          <w:szCs w:val="27"/>
        </w:rPr>
        <w:t xml:space="preserve">3: FC </w:t>
      </w:r>
      <w:r w:rsidRPr="00BD513C">
        <w:rPr>
          <w:b/>
          <w:color w:val="000000"/>
          <w:kern w:val="0"/>
          <w:sz w:val="32"/>
          <w:szCs w:val="27"/>
        </w:rPr>
        <w:t>部分的计算公式及结果</w:t>
      </w:r>
    </w:p>
    <w:p w14:paraId="34F1D263" w14:textId="77777777" w:rsidR="002D78FA" w:rsidRPr="00FA78AF" w:rsidRDefault="002D78FA" w:rsidP="002D78FA">
      <w:pPr>
        <w:widowControl/>
        <w:jc w:val="left"/>
        <w:rPr>
          <w:color w:val="000000"/>
          <w:kern w:val="0"/>
          <w:sz w:val="22"/>
          <w:szCs w:val="27"/>
        </w:rPr>
      </w:pPr>
      <w:r w:rsidRPr="00FA78AF">
        <w:rPr>
          <w:color w:val="000000"/>
          <w:kern w:val="0"/>
          <w:sz w:val="22"/>
          <w:szCs w:val="27"/>
        </w:rPr>
        <w:t>FC Vector input parallelism parameter: Para_vector; e.g, in FC6, Para_vector=15;</w:t>
      </w:r>
    </w:p>
    <w:p w14:paraId="3C20E0A1" w14:textId="77777777" w:rsidR="002D78FA" w:rsidRPr="00FA78AF" w:rsidRDefault="002D78FA" w:rsidP="002D78FA">
      <w:pPr>
        <w:widowControl/>
        <w:jc w:val="left"/>
        <w:rPr>
          <w:color w:val="000000"/>
          <w:kern w:val="0"/>
          <w:sz w:val="22"/>
          <w:szCs w:val="27"/>
        </w:rPr>
      </w:pPr>
      <w:r w:rsidRPr="00FA78AF">
        <w:rPr>
          <w:color w:val="000000"/>
          <w:kern w:val="0"/>
          <w:sz w:val="22"/>
          <w:szCs w:val="27"/>
        </w:rPr>
        <w:t>FC weights input parallelism parameter: Para_weight_col; e.g, in FC6, Para_vector=16;</w:t>
      </w:r>
    </w:p>
    <w:p w14:paraId="545650F6" w14:textId="77777777" w:rsidR="002D78FA" w:rsidRPr="00FA78AF" w:rsidRDefault="002D78FA" w:rsidP="002D78FA">
      <w:pPr>
        <w:widowControl/>
        <w:jc w:val="left"/>
        <w:rPr>
          <w:color w:val="000000"/>
          <w:kern w:val="0"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0BD34324" wp14:editId="42C37313">
            <wp:extent cx="5274310" cy="3120390"/>
            <wp:effectExtent l="0" t="0" r="254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CCA5B" w14:textId="77777777" w:rsidR="002D78FA" w:rsidRPr="00BD513C" w:rsidRDefault="002D78FA" w:rsidP="002D78FA">
      <w:pPr>
        <w:widowControl/>
        <w:jc w:val="left"/>
        <w:rPr>
          <w:color w:val="000000"/>
          <w:kern w:val="0"/>
          <w:sz w:val="27"/>
          <w:szCs w:val="27"/>
        </w:rPr>
      </w:pPr>
      <w:r>
        <w:rPr>
          <w:noProof/>
        </w:rPr>
        <w:drawing>
          <wp:inline distT="0" distB="0" distL="0" distR="0" wp14:anchorId="5F22862E" wp14:editId="4A826A3A">
            <wp:extent cx="5274310" cy="1198880"/>
            <wp:effectExtent l="0" t="0" r="254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BC87E" w14:textId="77777777" w:rsidR="002D78FA" w:rsidRDefault="002D78FA" w:rsidP="002D78FA"/>
    <w:p w14:paraId="396775E5" w14:textId="77777777" w:rsidR="002D78FA" w:rsidRDefault="002D78FA" w:rsidP="002D78FA"/>
    <w:p w14:paraId="5122B03A" w14:textId="77777777" w:rsidR="002D78FA" w:rsidRPr="00F47EF0" w:rsidRDefault="002D78FA" w:rsidP="002D78FA">
      <w:pPr>
        <w:rPr>
          <w:b/>
          <w:sz w:val="32"/>
        </w:rPr>
      </w:pPr>
      <w:r w:rsidRPr="00F47EF0">
        <w:rPr>
          <w:b/>
          <w:sz w:val="32"/>
        </w:rPr>
        <w:t xml:space="preserve">4: Final estimation </w:t>
      </w:r>
    </w:p>
    <w:p w14:paraId="3ACF7956" w14:textId="77777777" w:rsidR="002D78FA" w:rsidRDefault="002D78FA" w:rsidP="002D78FA">
      <w:r>
        <w:rPr>
          <w:rFonts w:hint="eastAsia"/>
        </w:rPr>
        <w:t xml:space="preserve">The </w:t>
      </w:r>
      <w:r>
        <w:t xml:space="preserve">example setting is: </w:t>
      </w:r>
    </w:p>
    <w:p w14:paraId="446EB108" w14:textId="77777777" w:rsidR="002D78FA" w:rsidRDefault="002D78FA" w:rsidP="002D78FA">
      <w:r>
        <w:rPr>
          <w:noProof/>
        </w:rPr>
        <w:drawing>
          <wp:inline distT="0" distB="0" distL="0" distR="0" wp14:anchorId="083212E8" wp14:editId="040C0DF9">
            <wp:extent cx="5274310" cy="278511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A631C" w14:textId="77777777" w:rsidR="002D78FA" w:rsidRDefault="002D78FA" w:rsidP="002D78FA">
      <w:r>
        <w:rPr>
          <w:noProof/>
        </w:rPr>
        <w:lastRenderedPageBreak/>
        <w:drawing>
          <wp:inline distT="0" distB="0" distL="0" distR="0" wp14:anchorId="5D80CC11" wp14:editId="31219460">
            <wp:extent cx="5274310" cy="358775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915E6" w14:textId="77777777" w:rsidR="002D78FA" w:rsidRDefault="002D78FA" w:rsidP="002D78FA"/>
    <w:p w14:paraId="3C99BB2C" w14:textId="77777777" w:rsidR="002D78FA" w:rsidRDefault="002D78FA" w:rsidP="002D78FA">
      <w:r>
        <w:rPr>
          <w:noProof/>
        </w:rPr>
        <w:drawing>
          <wp:inline distT="0" distB="0" distL="0" distR="0" wp14:anchorId="7045E570" wp14:editId="447FED3A">
            <wp:extent cx="5274310" cy="17208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E5DAC" w14:textId="77777777" w:rsidR="002D78FA" w:rsidRDefault="002D78FA" w:rsidP="002D78FA">
      <w:r>
        <w:rPr>
          <w:noProof/>
        </w:rPr>
        <w:drawing>
          <wp:inline distT="0" distB="0" distL="0" distR="0" wp14:anchorId="7ABCA781" wp14:editId="3272ED1C">
            <wp:extent cx="5274310" cy="128905"/>
            <wp:effectExtent l="0" t="0" r="254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C95C1" w14:textId="77777777" w:rsidR="002D78FA" w:rsidRDefault="002D78FA" w:rsidP="002D78FA"/>
    <w:p w14:paraId="5119FA22" w14:textId="77777777" w:rsidR="002D78FA" w:rsidRDefault="002D78FA" w:rsidP="002D78FA">
      <w:r>
        <w:rPr>
          <w:noProof/>
        </w:rPr>
        <w:drawing>
          <wp:inline distT="0" distB="0" distL="0" distR="0" wp14:anchorId="7DFF1EB7" wp14:editId="3F4A40A0">
            <wp:extent cx="3895238" cy="6000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895238" cy="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3B9E2" w14:textId="77777777" w:rsidR="002D78FA" w:rsidRDefault="002D78FA" w:rsidP="002D78FA">
      <w:pPr>
        <w:pStyle w:val="a1"/>
      </w:pPr>
    </w:p>
    <w:p w14:paraId="49C8B993" w14:textId="6D027D70" w:rsidR="005C6A62" w:rsidRDefault="005C6A62" w:rsidP="005C6A62">
      <w:pPr>
        <w:pStyle w:val="2"/>
      </w:pPr>
      <w:r>
        <w:rPr>
          <w:rFonts w:hint="eastAsia"/>
        </w:rPr>
        <w:t>数据定点化</w:t>
      </w:r>
    </w:p>
    <w:p w14:paraId="0811CD99" w14:textId="01FD050E" w:rsidR="002D78FA" w:rsidRDefault="005C6A62" w:rsidP="002D78FA">
      <w:pPr>
        <w:pStyle w:val="a1"/>
      </w:pPr>
      <w:r>
        <w:t>I</w:t>
      </w:r>
      <w:r>
        <w:rPr>
          <w:rFonts w:hint="eastAsia"/>
        </w:rPr>
        <w:t>fmap</w:t>
      </w:r>
      <w:r>
        <w:t>数据定点化为</w:t>
      </w:r>
      <w:r w:rsidR="0056619E">
        <w:rPr>
          <w:rFonts w:hint="eastAsia"/>
        </w:rPr>
        <w:t>16</w:t>
      </w:r>
      <w:r w:rsidR="0056619E">
        <w:t>bit=</w:t>
      </w:r>
      <w:r>
        <w:t>（</w:t>
      </w:r>
      <w:r>
        <w:rPr>
          <w:rFonts w:hint="eastAsia"/>
        </w:rPr>
        <w:t>1,5,10</w:t>
      </w:r>
      <w:r>
        <w:t>）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符号位</w:t>
      </w:r>
      <w:r>
        <w:t>，</w:t>
      </w:r>
      <w:r>
        <w:rPr>
          <w:rFonts w:hint="eastAsia"/>
        </w:rPr>
        <w:t>5</w:t>
      </w:r>
      <w:r>
        <w:rPr>
          <w:rFonts w:hint="eastAsia"/>
        </w:rPr>
        <w:t>整数位</w:t>
      </w:r>
      <w:r>
        <w:t>，</w:t>
      </w:r>
      <w:r>
        <w:rPr>
          <w:rFonts w:hint="eastAsia"/>
        </w:rPr>
        <w:t>10</w:t>
      </w:r>
      <w:r>
        <w:rPr>
          <w:rFonts w:hint="eastAsia"/>
        </w:rPr>
        <w:t>个</w:t>
      </w:r>
      <w:r>
        <w:t>小数位</w:t>
      </w:r>
      <w:r>
        <w:rPr>
          <w:rFonts w:hint="eastAsia"/>
        </w:rPr>
        <w:t>）。</w:t>
      </w:r>
    </w:p>
    <w:p w14:paraId="43314FFC" w14:textId="62B7ADBF" w:rsidR="005C6A62" w:rsidRDefault="005C6A62" w:rsidP="002D78FA">
      <w:pPr>
        <w:pStyle w:val="a1"/>
      </w:pPr>
      <w:r>
        <w:rPr>
          <w:rFonts w:hint="eastAsia"/>
        </w:rPr>
        <w:t>Kernel</w:t>
      </w:r>
      <w:r>
        <w:t>数据定点化为</w:t>
      </w:r>
      <w:r w:rsidR="0056619E">
        <w:rPr>
          <w:rFonts w:hint="eastAsia"/>
        </w:rPr>
        <w:t>11bit=</w:t>
      </w:r>
      <w:r>
        <w:t>（</w:t>
      </w:r>
      <w:r>
        <w:rPr>
          <w:rFonts w:hint="eastAsia"/>
        </w:rPr>
        <w:t>1,0,10</w:t>
      </w:r>
      <w:r>
        <w:t>）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符号位</w:t>
      </w:r>
      <w:r>
        <w:t>，</w:t>
      </w:r>
      <w:r>
        <w:t>0</w:t>
      </w:r>
      <w:r>
        <w:rPr>
          <w:rFonts w:hint="eastAsia"/>
        </w:rPr>
        <w:t>整数位</w:t>
      </w:r>
      <w:r>
        <w:t>，</w:t>
      </w:r>
      <w:r>
        <w:rPr>
          <w:rFonts w:hint="eastAsia"/>
        </w:rPr>
        <w:t>10</w:t>
      </w:r>
      <w:r>
        <w:rPr>
          <w:rFonts w:hint="eastAsia"/>
        </w:rPr>
        <w:t>个</w:t>
      </w:r>
      <w:r>
        <w:t>小数位</w:t>
      </w:r>
      <w:r>
        <w:rPr>
          <w:rFonts w:hint="eastAsia"/>
        </w:rPr>
        <w:t>）。</w:t>
      </w:r>
    </w:p>
    <w:p w14:paraId="5C624AFE" w14:textId="3B91530E" w:rsidR="005C6A62" w:rsidRDefault="005C6A62" w:rsidP="002D78FA">
      <w:pPr>
        <w:pStyle w:val="a1"/>
      </w:pPr>
      <w:r>
        <w:t>O</w:t>
      </w:r>
      <w:r>
        <w:rPr>
          <w:rFonts w:hint="eastAsia"/>
        </w:rPr>
        <w:t>fmap</w:t>
      </w:r>
      <w:r>
        <w:t>数据定点化为</w:t>
      </w:r>
      <w:r w:rsidR="0056619E">
        <w:rPr>
          <w:rFonts w:hint="eastAsia"/>
        </w:rPr>
        <w:t>16bit=</w:t>
      </w:r>
      <w:r>
        <w:t>（</w:t>
      </w:r>
      <w:r>
        <w:rPr>
          <w:rFonts w:hint="eastAsia"/>
        </w:rPr>
        <w:t>1,5,10</w:t>
      </w:r>
      <w:r>
        <w:t>）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符号位</w:t>
      </w:r>
      <w:r>
        <w:t>，</w:t>
      </w:r>
      <w:r>
        <w:rPr>
          <w:rFonts w:hint="eastAsia"/>
        </w:rPr>
        <w:t>5</w:t>
      </w:r>
      <w:r>
        <w:rPr>
          <w:rFonts w:hint="eastAsia"/>
        </w:rPr>
        <w:t>整数位</w:t>
      </w:r>
      <w:r>
        <w:t>，</w:t>
      </w:r>
      <w:r>
        <w:rPr>
          <w:rFonts w:hint="eastAsia"/>
        </w:rPr>
        <w:t>10</w:t>
      </w:r>
      <w:r>
        <w:rPr>
          <w:rFonts w:hint="eastAsia"/>
        </w:rPr>
        <w:t>个</w:t>
      </w:r>
      <w:r>
        <w:t>小数位</w:t>
      </w:r>
      <w:r>
        <w:rPr>
          <w:rFonts w:hint="eastAsia"/>
        </w:rPr>
        <w:t>）。</w:t>
      </w:r>
    </w:p>
    <w:p w14:paraId="0207CB1E" w14:textId="4BBB355B" w:rsidR="005C6A62" w:rsidRDefault="005C6A62" w:rsidP="002D78FA">
      <w:pPr>
        <w:pStyle w:val="a1"/>
      </w:pPr>
      <w:r>
        <w:rPr>
          <w:rFonts w:hint="eastAsia"/>
        </w:rPr>
        <w:t>batchNorm</w:t>
      </w:r>
      <w:r>
        <w:t>的乘数定点化为</w:t>
      </w:r>
      <w:r w:rsidR="0056619E">
        <w:rPr>
          <w:rFonts w:hint="eastAsia"/>
        </w:rPr>
        <w:t>16bit=</w:t>
      </w:r>
      <w:r>
        <w:t>（</w:t>
      </w:r>
      <w:r>
        <w:rPr>
          <w:rFonts w:hint="eastAsia"/>
        </w:rPr>
        <w:t>1,5,10</w:t>
      </w:r>
      <w:r>
        <w:t>）</w:t>
      </w:r>
      <w:r>
        <w:rPr>
          <w:rFonts w:hint="eastAsia"/>
        </w:rPr>
        <w:t>,</w:t>
      </w:r>
      <w:r>
        <w:rPr>
          <w:rFonts w:hint="eastAsia"/>
        </w:rPr>
        <w:t>加</w:t>
      </w:r>
      <w:r>
        <w:t>数定点</w:t>
      </w:r>
      <w:r>
        <w:rPr>
          <w:rFonts w:hint="eastAsia"/>
        </w:rPr>
        <w:t>化</w:t>
      </w:r>
      <w:r>
        <w:t>为</w:t>
      </w:r>
      <w:r w:rsidR="0056619E">
        <w:rPr>
          <w:rFonts w:hint="eastAsia"/>
        </w:rPr>
        <w:t>16bit=</w:t>
      </w:r>
      <w:r>
        <w:t>（</w:t>
      </w:r>
      <w:r>
        <w:rPr>
          <w:rFonts w:hint="eastAsia"/>
        </w:rPr>
        <w:t>1,5,10</w:t>
      </w:r>
      <w:r>
        <w:t>）</w:t>
      </w:r>
      <w:r>
        <w:rPr>
          <w:rFonts w:hint="eastAsia"/>
        </w:rPr>
        <w:t>。</w:t>
      </w:r>
    </w:p>
    <w:p w14:paraId="710A9F97" w14:textId="258FED3F" w:rsidR="005C6A62" w:rsidRDefault="005C6A62" w:rsidP="002D78FA">
      <w:pPr>
        <w:pStyle w:val="a1"/>
      </w:pPr>
      <w:r>
        <w:t>So</w:t>
      </w:r>
    </w:p>
    <w:p w14:paraId="0BEE4EA1" w14:textId="3FC93C5B" w:rsidR="005C6A62" w:rsidRDefault="005C6A62" w:rsidP="002D78FA">
      <w:pPr>
        <w:pStyle w:val="a1"/>
      </w:pPr>
      <w:r>
        <w:t>Ifmap*kernel</w:t>
      </w:r>
      <w:r>
        <w:rPr>
          <w:rFonts w:hint="eastAsia"/>
        </w:rPr>
        <w:t>结果</w:t>
      </w:r>
      <w:r>
        <w:t>需要</w:t>
      </w:r>
      <w:r>
        <w:t>16</w:t>
      </w:r>
      <w:r w:rsidR="00A76DE5">
        <w:t>+</w:t>
      </w:r>
      <w:r>
        <w:t>11=27bit</w:t>
      </w:r>
      <w:r>
        <w:t>表示，</w:t>
      </w:r>
      <w:r w:rsidR="00B63344">
        <w:rPr>
          <w:rFonts w:hint="eastAsia"/>
        </w:rPr>
        <w:t>psum</w:t>
      </w:r>
      <w:r w:rsidR="00B63344">
        <w:t>累加最大为</w:t>
      </w:r>
      <w:r w:rsidR="00B63344">
        <w:rPr>
          <w:rFonts w:hint="eastAsia"/>
        </w:rPr>
        <w:t>3*3*384=</w:t>
      </w:r>
      <w:r w:rsidR="00B63344" w:rsidRPr="00B63344">
        <w:t>3456</w:t>
      </w:r>
      <w:r w:rsidR="00B63344">
        <w:rPr>
          <w:rFonts w:hint="eastAsia"/>
        </w:rPr>
        <w:t>个</w:t>
      </w:r>
      <w:r w:rsidR="00B63344">
        <w:t>数据，</w:t>
      </w:r>
      <w:r w:rsidR="00B63344">
        <w:t>ifmap</w:t>
      </w:r>
      <w:proofErr w:type="gramStart"/>
      <w:r w:rsidR="00B63344">
        <w:rPr>
          <w:rFonts w:hint="eastAsia"/>
        </w:rPr>
        <w:t>正</w:t>
      </w:r>
      <w:r w:rsidR="00B63344">
        <w:t>最大数</w:t>
      </w:r>
      <w:proofErr w:type="gramEnd"/>
      <w:r w:rsidR="00B63344">
        <w:t>为</w:t>
      </w:r>
      <w:r w:rsidR="00B63344">
        <w:rPr>
          <w:rFonts w:hint="eastAsia"/>
        </w:rPr>
        <w:t>2^15-1=</w:t>
      </w:r>
      <w:r w:rsidR="00B63344" w:rsidRPr="00B63344">
        <w:t>32767</w:t>
      </w:r>
      <w:r w:rsidR="00B63344">
        <w:rPr>
          <w:rFonts w:hint="eastAsia"/>
        </w:rPr>
        <w:t>，</w:t>
      </w:r>
      <w:r w:rsidR="00B63344">
        <w:t>Kernel</w:t>
      </w:r>
      <w:proofErr w:type="gramStart"/>
      <w:r w:rsidR="00B63344">
        <w:rPr>
          <w:rFonts w:hint="eastAsia"/>
        </w:rPr>
        <w:t>正</w:t>
      </w:r>
      <w:r w:rsidR="00B63344">
        <w:t>最大数</w:t>
      </w:r>
      <w:proofErr w:type="gramEnd"/>
      <w:r w:rsidR="00B63344">
        <w:t>为</w:t>
      </w:r>
      <w:r w:rsidR="00B63344">
        <w:rPr>
          <w:rFonts w:hint="eastAsia"/>
        </w:rPr>
        <w:t>2^1</w:t>
      </w:r>
      <w:r w:rsidR="00B63344">
        <w:t>0</w:t>
      </w:r>
      <w:r w:rsidR="00B63344">
        <w:rPr>
          <w:rFonts w:hint="eastAsia"/>
        </w:rPr>
        <w:t>-1=</w:t>
      </w:r>
      <w:r w:rsidR="00B63344">
        <w:t>1023</w:t>
      </w:r>
      <w:r w:rsidR="00B63344">
        <w:rPr>
          <w:rFonts w:hint="eastAsia"/>
        </w:rPr>
        <w:t>。</w:t>
      </w:r>
      <w:r w:rsidR="00B63344">
        <w:t>P</w:t>
      </w:r>
      <w:r w:rsidR="00B63344">
        <w:rPr>
          <w:rFonts w:hint="eastAsia"/>
        </w:rPr>
        <w:t>sum</w:t>
      </w:r>
      <w:r w:rsidR="00B63344">
        <w:rPr>
          <w:rFonts w:hint="eastAsia"/>
        </w:rPr>
        <w:t>最大值</w:t>
      </w:r>
      <w:r w:rsidR="00B63344">
        <w:t>为</w:t>
      </w:r>
      <w:r w:rsidR="00B63344">
        <w:rPr>
          <w:rFonts w:hint="eastAsia"/>
        </w:rPr>
        <w:t>32767*1023=</w:t>
      </w:r>
      <w:r w:rsidR="00B63344" w:rsidRPr="00B63344">
        <w:t xml:space="preserve"> 33520641</w:t>
      </w:r>
      <w:r w:rsidR="00B63344">
        <w:rPr>
          <w:rFonts w:hint="eastAsia"/>
        </w:rPr>
        <w:t>，</w:t>
      </w:r>
      <w:r w:rsidR="00B63344">
        <w:t>ofmap</w:t>
      </w:r>
      <w:r w:rsidR="00B63344">
        <w:t>最大值为</w:t>
      </w:r>
      <w:r w:rsidR="00B63344" w:rsidRPr="00B63344">
        <w:t>33520641</w:t>
      </w:r>
      <w:r w:rsidR="00B63344">
        <w:t>*3456=</w:t>
      </w:r>
      <w:r w:rsidR="00B63344" w:rsidRPr="00B63344">
        <w:t>115847335296</w:t>
      </w:r>
      <w:r w:rsidR="005505B0">
        <w:rPr>
          <w:rFonts w:hint="eastAsia"/>
        </w:rPr>
        <w:t>(</w:t>
      </w:r>
      <w:r w:rsidR="00B63344">
        <w:t>需要</w:t>
      </w:r>
      <w:r w:rsidR="00B63344">
        <w:rPr>
          <w:rFonts w:hint="eastAsia"/>
        </w:rPr>
        <w:t>37</w:t>
      </w:r>
      <w:r w:rsidR="00B63344">
        <w:t>bit</w:t>
      </w:r>
      <w:r w:rsidR="00B63344">
        <w:t>表示</w:t>
      </w:r>
      <w:r w:rsidR="005505B0">
        <w:rPr>
          <w:rFonts w:hint="eastAsia"/>
        </w:rPr>
        <w:t>)</w:t>
      </w:r>
      <w:r w:rsidR="00B63344">
        <w:t>。所以</w:t>
      </w:r>
      <w:r w:rsidR="00B63344">
        <w:t>psum</w:t>
      </w:r>
      <w:r w:rsidR="00B63344">
        <w:t>累加采用</w:t>
      </w:r>
      <w:r w:rsidR="00B63344">
        <w:rPr>
          <w:rFonts w:hint="eastAsia"/>
        </w:rPr>
        <w:t>3</w:t>
      </w:r>
      <w:r w:rsidR="00B63344">
        <w:t>8bit</w:t>
      </w:r>
      <w:r w:rsidR="005505B0">
        <w:t>(</w:t>
      </w:r>
      <w:r w:rsidR="005505B0">
        <w:rPr>
          <w:rFonts w:hint="eastAsia"/>
        </w:rPr>
        <w:t>其中</w:t>
      </w:r>
      <w:r w:rsidR="005505B0">
        <w:t>低</w:t>
      </w:r>
      <w:r w:rsidR="005505B0">
        <w:rPr>
          <w:rFonts w:hint="eastAsia"/>
        </w:rPr>
        <w:t>20</w:t>
      </w:r>
      <w:r w:rsidR="005505B0">
        <w:t>bit</w:t>
      </w:r>
      <w:r w:rsidR="005505B0">
        <w:t>为小数位</w:t>
      </w:r>
      <w:r w:rsidR="005505B0">
        <w:t>)</w:t>
      </w:r>
      <w:r w:rsidR="00B63344">
        <w:t>。</w:t>
      </w:r>
    </w:p>
    <w:p w14:paraId="2817E43C" w14:textId="5C20ABF6" w:rsidR="00A76DE5" w:rsidRDefault="00A76DE5" w:rsidP="002D78FA">
      <w:pPr>
        <w:pStyle w:val="a1"/>
      </w:pPr>
      <w:r>
        <w:t>A=Ofmap*BN</w:t>
      </w:r>
      <w:r>
        <w:rPr>
          <w:rFonts w:hint="eastAsia"/>
        </w:rPr>
        <w:t>结果</w:t>
      </w:r>
      <w:r>
        <w:t>需要</w:t>
      </w:r>
      <w:r>
        <w:rPr>
          <w:rFonts w:hint="eastAsia"/>
        </w:rPr>
        <w:t>38</w:t>
      </w:r>
      <w:r>
        <w:t>+16=54bit</w:t>
      </w:r>
      <w:r>
        <w:t>表示</w:t>
      </w:r>
      <w:r>
        <w:rPr>
          <w:rFonts w:hint="eastAsia"/>
        </w:rPr>
        <w:t>，</w:t>
      </w:r>
      <w:r>
        <w:t>其中低（</w:t>
      </w:r>
      <w:r>
        <w:rPr>
          <w:rFonts w:hint="eastAsia"/>
        </w:rPr>
        <w:t>30</w:t>
      </w:r>
      <w:r>
        <w:t>bit</w:t>
      </w:r>
      <w:r>
        <w:t>为小数位）</w:t>
      </w:r>
      <w:r>
        <w:rPr>
          <w:rFonts w:hint="eastAsia"/>
        </w:rPr>
        <w:t>。</w:t>
      </w:r>
      <w:r>
        <w:rPr>
          <w:rFonts w:hint="eastAsia"/>
        </w:rPr>
        <w:t>A</w:t>
      </w:r>
      <w:r>
        <w:rPr>
          <w:rFonts w:hint="eastAsia"/>
        </w:rPr>
        <w:t>取</w:t>
      </w:r>
      <w:r>
        <w:t>高</w:t>
      </w:r>
      <w:r>
        <w:rPr>
          <w:rFonts w:hint="eastAsia"/>
        </w:rPr>
        <w:t>54</w:t>
      </w:r>
      <w:r>
        <w:t>-20=34bit=B</w:t>
      </w:r>
      <w:r>
        <w:rPr>
          <w:rFonts w:hint="eastAsia"/>
        </w:rPr>
        <w:t>（保留</w:t>
      </w:r>
      <w:r>
        <w:rPr>
          <w:rFonts w:hint="eastAsia"/>
        </w:rPr>
        <w:t>10</w:t>
      </w:r>
      <w:r>
        <w:rPr>
          <w:rFonts w:hint="eastAsia"/>
        </w:rPr>
        <w:t>位</w:t>
      </w:r>
      <w:r>
        <w:t>小数</w:t>
      </w:r>
      <w:r>
        <w:rPr>
          <w:rFonts w:hint="eastAsia"/>
        </w:rPr>
        <w:t>）</w:t>
      </w:r>
      <w:r>
        <w:t>，</w:t>
      </w:r>
      <w:r>
        <w:rPr>
          <w:rFonts w:hint="eastAsia"/>
        </w:rPr>
        <w:t>C=B+BN</w:t>
      </w:r>
      <w:r>
        <w:rPr>
          <w:rFonts w:hint="eastAsia"/>
        </w:rPr>
        <w:t>加数，</w:t>
      </w:r>
      <w:r>
        <w:t>C</w:t>
      </w:r>
      <w:r>
        <w:t>取</w:t>
      </w:r>
      <w:r>
        <w:rPr>
          <w:rFonts w:hint="eastAsia"/>
        </w:rPr>
        <w:t>34</w:t>
      </w:r>
      <w:r>
        <w:t>bit</w:t>
      </w:r>
      <w:r>
        <w:t>。最终</w:t>
      </w:r>
      <w:r>
        <w:rPr>
          <w:rFonts w:hint="eastAsia"/>
        </w:rPr>
        <w:t>输出</w:t>
      </w:r>
      <w:r>
        <w:t>需要</w:t>
      </w:r>
      <w:r>
        <w:rPr>
          <w:rFonts w:hint="eastAsia"/>
        </w:rPr>
        <w:t>把</w:t>
      </w:r>
      <w:r>
        <w:t>C</w:t>
      </w:r>
      <w:r>
        <w:t>转成</w:t>
      </w:r>
      <w:r>
        <w:rPr>
          <w:rFonts w:hint="eastAsia"/>
        </w:rPr>
        <w:t>16</w:t>
      </w:r>
      <w:r>
        <w:t>bit</w:t>
      </w:r>
      <w:r>
        <w:t>数据（</w:t>
      </w:r>
      <w:r>
        <w:rPr>
          <w:rFonts w:hint="eastAsia"/>
        </w:rPr>
        <w:t>1,5,10</w:t>
      </w:r>
      <w:r>
        <w:t>）</w:t>
      </w:r>
      <w:r>
        <w:rPr>
          <w:rFonts w:hint="eastAsia"/>
        </w:rPr>
        <w:t>=</w:t>
      </w:r>
      <w:r>
        <w:t>符号位</w:t>
      </w:r>
      <w:r>
        <w:t>+</w:t>
      </w:r>
      <w:r>
        <w:t>低</w:t>
      </w:r>
      <w:r>
        <w:rPr>
          <w:rFonts w:hint="eastAsia"/>
        </w:rPr>
        <w:t>15</w:t>
      </w:r>
      <w:r>
        <w:t>bit</w:t>
      </w:r>
      <w:r>
        <w:t>数据。</w:t>
      </w:r>
    </w:p>
    <w:p w14:paraId="4860451A" w14:textId="75CDA5A1" w:rsidR="00CE4A7F" w:rsidRDefault="00CE4A7F" w:rsidP="00CE4A7F">
      <w:pPr>
        <w:pStyle w:val="a1"/>
      </w:pPr>
      <w:r>
        <w:rPr>
          <w:rFonts w:hint="eastAsia"/>
        </w:rPr>
        <w:lastRenderedPageBreak/>
        <w:t>李</w:t>
      </w:r>
      <w:proofErr w:type="gramStart"/>
      <w:r>
        <w:rPr>
          <w:rFonts w:hint="eastAsia"/>
        </w:rPr>
        <w:t>军</w:t>
      </w:r>
      <w:r>
        <w:t>采用</w:t>
      </w:r>
      <w:proofErr w:type="gramEnd"/>
      <w:r>
        <w:t>港口数据进行了验证，</w:t>
      </w:r>
      <w:r>
        <w:rPr>
          <w:rFonts w:hint="eastAsia"/>
        </w:rPr>
        <w:t>累加</w:t>
      </w:r>
      <w:r>
        <w:t>中间过程可以采用</w:t>
      </w:r>
      <w:r>
        <w:rPr>
          <w:rFonts w:hint="eastAsia"/>
        </w:rPr>
        <w:t>27</w:t>
      </w:r>
      <w:r>
        <w:t>bit</w:t>
      </w:r>
      <w:r>
        <w:t>位宽，其中</w:t>
      </w:r>
      <w:r>
        <w:rPr>
          <w:rFonts w:hint="eastAsia"/>
        </w:rPr>
        <w:t>1</w:t>
      </w:r>
      <w:r>
        <w:t>bit</w:t>
      </w:r>
      <w:r>
        <w:t>符号位，</w:t>
      </w:r>
      <w:r>
        <w:rPr>
          <w:rFonts w:hint="eastAsia"/>
        </w:rPr>
        <w:t>16b</w:t>
      </w:r>
      <w:r>
        <w:t>整数位，</w:t>
      </w:r>
      <w:r>
        <w:rPr>
          <w:rFonts w:hint="eastAsia"/>
        </w:rPr>
        <w:t>10</w:t>
      </w:r>
      <w:r>
        <w:t>b</w:t>
      </w:r>
      <w:r>
        <w:t>小数位。</w:t>
      </w:r>
    </w:p>
    <w:p w14:paraId="6D57F9A3" w14:textId="7C15D9AB" w:rsidR="00CE4A7F" w:rsidRDefault="00CE4A7F" w:rsidP="00CE4A7F">
      <w:pPr>
        <w:pStyle w:val="a1"/>
      </w:pPr>
      <w:r>
        <w:rPr>
          <w:rFonts w:hint="eastAsia"/>
        </w:rPr>
        <w:t>软件上</w:t>
      </w:r>
      <w:r>
        <w:t>是有溢出保护的，</w:t>
      </w:r>
      <w:r>
        <w:rPr>
          <w:rFonts w:hint="eastAsia"/>
        </w:rPr>
        <w:t>溢出</w:t>
      </w:r>
      <w:r>
        <w:t>后取上下门限，但硬件上如何实现溢出保护？</w:t>
      </w:r>
    </w:p>
    <w:p w14:paraId="7B9E1BF8" w14:textId="77777777" w:rsidR="001C64D1" w:rsidRDefault="001C64D1" w:rsidP="00CE4A7F">
      <w:pPr>
        <w:pStyle w:val="a1"/>
      </w:pPr>
    </w:p>
    <w:p w14:paraId="7BA3E85C" w14:textId="2CC2062B" w:rsidR="001C64D1" w:rsidRDefault="001C64D1" w:rsidP="00CE4A7F">
      <w:pPr>
        <w:pStyle w:val="a1"/>
      </w:pPr>
      <w:r>
        <w:rPr>
          <w:rFonts w:hint="eastAsia"/>
        </w:rPr>
        <w:t>以下</w:t>
      </w:r>
      <w:r>
        <w:t>更新于</w:t>
      </w:r>
      <w:r>
        <w:rPr>
          <w:rFonts w:hint="eastAsia"/>
        </w:rPr>
        <w:t>2018</w:t>
      </w:r>
      <w:r>
        <w:rPr>
          <w:rFonts w:hint="eastAsia"/>
        </w:rPr>
        <w:t>年</w:t>
      </w:r>
      <w:r>
        <w:rPr>
          <w:rFonts w:hint="eastAsia"/>
        </w:rPr>
        <w:t>2</w:t>
      </w:r>
      <w:r>
        <w:rPr>
          <w:rFonts w:hint="eastAsia"/>
        </w:rPr>
        <w:t>月</w:t>
      </w:r>
      <w:r>
        <w:rPr>
          <w:rFonts w:hint="eastAsia"/>
        </w:rPr>
        <w:t>12</w:t>
      </w:r>
      <w:r>
        <w:rPr>
          <w:rFonts w:hint="eastAsia"/>
        </w:rPr>
        <w:t>日星期一</w:t>
      </w:r>
      <w:r>
        <w:rPr>
          <w:rFonts w:hint="eastAsia"/>
        </w:rPr>
        <w:t>:</w:t>
      </w:r>
    </w:p>
    <w:p w14:paraId="2A7367A1" w14:textId="286676A0" w:rsidR="001C64D1" w:rsidRDefault="00A9351B" w:rsidP="00CE4A7F">
      <w:pPr>
        <w:pStyle w:val="a1"/>
      </w:pPr>
      <w:r>
        <w:rPr>
          <w:rFonts w:hint="eastAsia"/>
        </w:rPr>
        <w:t>当前</w:t>
      </w:r>
      <w:r>
        <w:t>硬件</w:t>
      </w:r>
      <w:r>
        <w:rPr>
          <w:rFonts w:hint="eastAsia"/>
        </w:rPr>
        <w:t>更倾向</w:t>
      </w:r>
      <w:r>
        <w:t>于支持</w:t>
      </w:r>
      <w:r>
        <w:rPr>
          <w:rFonts w:hint="eastAsia"/>
        </w:rPr>
        <w:t>通用型</w:t>
      </w:r>
      <w:r>
        <w:t>的卷积网络</w:t>
      </w:r>
      <w:r>
        <w:t xml:space="preserve">, </w:t>
      </w:r>
      <w:r>
        <w:rPr>
          <w:rFonts w:hint="eastAsia"/>
        </w:rPr>
        <w:t>根据</w:t>
      </w:r>
      <w:r>
        <w:t>西井算法团队的文档</w:t>
      </w:r>
      <w:r>
        <w:t xml:space="preserve">, </w:t>
      </w:r>
      <w:r>
        <w:rPr>
          <w:rFonts w:hint="eastAsia"/>
        </w:rPr>
        <w:t>下面从</w:t>
      </w:r>
      <w:r>
        <w:t>卷积到</w:t>
      </w:r>
      <w:r>
        <w:t xml:space="preserve">relu </w:t>
      </w:r>
      <w:r>
        <w:rPr>
          <w:rFonts w:hint="eastAsia"/>
        </w:rPr>
        <w:t>这一部分</w:t>
      </w:r>
      <w:r>
        <w:t>过程的计算定点化实现</w:t>
      </w:r>
      <w:proofErr w:type="gramStart"/>
      <w:r>
        <w:t>作出</w:t>
      </w:r>
      <w:proofErr w:type="gramEnd"/>
      <w:r>
        <w:t>描述</w:t>
      </w:r>
      <w:r>
        <w:t>.</w:t>
      </w:r>
    </w:p>
    <w:p w14:paraId="7DE1A958" w14:textId="2A7D66DE" w:rsidR="00A9351B" w:rsidRDefault="00A9351B" w:rsidP="0091778A">
      <w:pPr>
        <w:pStyle w:val="3"/>
      </w:pPr>
    </w:p>
    <w:p w14:paraId="1284CA95" w14:textId="2155F62D" w:rsidR="002C06B8" w:rsidRDefault="00D076DB" w:rsidP="002C06B8">
      <w:pPr>
        <w:pStyle w:val="a1"/>
        <w:ind w:firstLine="0"/>
      </w:pPr>
      <w:r>
        <w:t>C</w:t>
      </w:r>
      <w:r>
        <w:rPr>
          <w:rFonts w:hint="eastAsia"/>
        </w:rPr>
        <w:t>on</w:t>
      </w:r>
      <w:r>
        <w:t xml:space="preserve">v psum </w:t>
      </w:r>
      <w:r>
        <w:rPr>
          <w:rFonts w:hint="eastAsia"/>
        </w:rPr>
        <w:t>完全</w:t>
      </w:r>
      <w:r>
        <w:t>结束后</w:t>
      </w:r>
      <w:r>
        <w:t>, cout</w:t>
      </w:r>
      <w:r>
        <w:rPr>
          <w:rFonts w:hint="eastAsia"/>
        </w:rPr>
        <w:t>通道</w:t>
      </w:r>
      <w:r>
        <w:t>上</w:t>
      </w:r>
      <w:r>
        <w:t xml:space="preserve">, </w:t>
      </w:r>
      <w:r>
        <w:rPr>
          <w:rFonts w:hint="eastAsia"/>
        </w:rPr>
        <w:t>每个</w:t>
      </w:r>
      <w:r>
        <w:t>数据位</w:t>
      </w:r>
      <w:proofErr w:type="gramStart"/>
      <w:r>
        <w:t>宽采用</w:t>
      </w:r>
      <w:proofErr w:type="gramEnd"/>
      <w:r>
        <w:rPr>
          <w:rFonts w:hint="eastAsia"/>
        </w:rPr>
        <w:t>Q40</w:t>
      </w:r>
      <w:r>
        <w:t xml:space="preserve">(1,19,20), </w:t>
      </w:r>
      <w:proofErr w:type="gramStart"/>
      <w:r w:rsidR="002C06B8">
        <w:rPr>
          <w:rFonts w:hint="eastAsia"/>
        </w:rPr>
        <w:t>小数点</w:t>
      </w:r>
      <w:r w:rsidR="002C06B8">
        <w:t>截位位数</w:t>
      </w:r>
      <w:proofErr w:type="gramEnd"/>
      <w:r w:rsidR="002C06B8">
        <w:t>参数</w:t>
      </w:r>
      <w:r w:rsidR="002C06B8">
        <w:t xml:space="preserve">: C. </w:t>
      </w:r>
      <w:r w:rsidR="002C06B8">
        <w:rPr>
          <w:rFonts w:hint="eastAsia"/>
        </w:rPr>
        <w:t>进行</w:t>
      </w:r>
      <w:r w:rsidR="002C06B8">
        <w:rPr>
          <w:rFonts w:hint="eastAsia"/>
        </w:rPr>
        <w:t>PSUM</w:t>
      </w:r>
      <w:r w:rsidR="002C06B8">
        <w:rPr>
          <w:rFonts w:hint="eastAsia"/>
        </w:rPr>
        <w:t>结果</w:t>
      </w:r>
      <w:r w:rsidR="002C06B8">
        <w:t>的截位</w:t>
      </w:r>
      <w:r w:rsidR="002C06B8">
        <w:rPr>
          <w:rFonts w:hint="eastAsia"/>
        </w:rPr>
        <w:t>操作之后</w:t>
      </w:r>
      <w:r w:rsidR="002C06B8">
        <w:t xml:space="preserve">, </w:t>
      </w:r>
      <w:proofErr w:type="gramStart"/>
      <w:r w:rsidR="002C06B8">
        <w:t>Q(</w:t>
      </w:r>
      <w:proofErr w:type="gramEnd"/>
      <w:r w:rsidR="002C06B8">
        <w:t>psum)</w:t>
      </w:r>
      <w:r w:rsidR="002C06B8">
        <w:rPr>
          <w:rFonts w:hint="eastAsia"/>
        </w:rPr>
        <w:t>=Q27(</w:t>
      </w:r>
      <w:r w:rsidR="002C06B8">
        <w:t>1,16,10</w:t>
      </w:r>
      <w:r w:rsidR="002C06B8">
        <w:rPr>
          <w:rFonts w:hint="eastAsia"/>
        </w:rPr>
        <w:t>)</w:t>
      </w:r>
      <w:r w:rsidR="00101387">
        <w:t xml:space="preserve">. </w:t>
      </w:r>
    </w:p>
    <w:p w14:paraId="79D1E1F4" w14:textId="006B492E" w:rsidR="00101387" w:rsidRDefault="00101387" w:rsidP="002C06B8">
      <w:pPr>
        <w:pStyle w:val="a1"/>
        <w:ind w:firstLine="0"/>
      </w:pPr>
      <w:r>
        <w:rPr>
          <w:rFonts w:hint="eastAsia"/>
        </w:rPr>
        <w:t>相关</w:t>
      </w:r>
      <w:r>
        <w:rPr>
          <w:rFonts w:hint="eastAsia"/>
        </w:rPr>
        <w:t xml:space="preserve">RTL </w:t>
      </w:r>
      <w:r>
        <w:rPr>
          <w:rFonts w:hint="eastAsia"/>
        </w:rPr>
        <w:t>模型</w:t>
      </w:r>
      <w:r>
        <w:t xml:space="preserve">: </w:t>
      </w:r>
    </w:p>
    <w:p w14:paraId="7E4D8EC6" w14:textId="76EBA38C" w:rsidR="00101387" w:rsidRDefault="00101387" w:rsidP="002C06B8">
      <w:pPr>
        <w:pStyle w:val="a1"/>
        <w:ind w:firstLine="0"/>
        <w:rPr>
          <w:rFonts w:ascii="Verdana" w:hAnsi="Verdana"/>
          <w:color w:val="000000"/>
          <w:szCs w:val="21"/>
          <w:shd w:val="clear" w:color="auto" w:fill="FFFFFF"/>
        </w:rPr>
      </w:pPr>
      <w:r>
        <w:rPr>
          <w:rFonts w:ascii="Verdana" w:hAnsi="Verdana"/>
          <w:color w:val="000000"/>
          <w:szCs w:val="21"/>
          <w:shd w:val="clear" w:color="auto" w:fill="FFFFFF"/>
        </w:rPr>
        <w:t>OFMAP_OUT_DATA[26</w:t>
      </w:r>
      <w:r>
        <w:rPr>
          <w:rFonts w:hint="eastAsia"/>
          <w:color w:val="000000"/>
          <w:szCs w:val="21"/>
          <w:shd w:val="clear" w:color="auto" w:fill="FFFFFF"/>
        </w:rPr>
        <w:t>：</w:t>
      </w:r>
      <w:r>
        <w:rPr>
          <w:rFonts w:ascii="Verdana" w:hAnsi="Verdana"/>
          <w:color w:val="000000"/>
          <w:szCs w:val="21"/>
          <w:shd w:val="clear" w:color="auto" w:fill="FFFFFF"/>
        </w:rPr>
        <w:t>0]= {PSUM_OUT_DATA[39], PSUM_OUT_DATA[25+C:C]}</w:t>
      </w:r>
    </w:p>
    <w:p w14:paraId="48EE22ED" w14:textId="77777777" w:rsidR="00101387" w:rsidRPr="002C06B8" w:rsidRDefault="00101387" w:rsidP="002C06B8">
      <w:pPr>
        <w:pStyle w:val="a1"/>
        <w:ind w:firstLine="0"/>
      </w:pPr>
    </w:p>
    <w:p w14:paraId="4ABF7247" w14:textId="77777777" w:rsidR="00101387" w:rsidRPr="00101387" w:rsidRDefault="00101387" w:rsidP="00101387">
      <w:pPr>
        <w:widowControl/>
        <w:shd w:val="clear" w:color="auto" w:fill="FFFFFF"/>
        <w:spacing w:before="100" w:beforeAutospacing="1" w:after="100" w:afterAutospacing="1"/>
        <w:jc w:val="left"/>
        <w:rPr>
          <w:rFonts w:ascii="Verdana" w:hAnsi="Verdana" w:cs="宋体"/>
          <w:color w:val="000000"/>
          <w:kern w:val="0"/>
          <w:szCs w:val="21"/>
        </w:rPr>
      </w:pPr>
      <w:r w:rsidRPr="00101387">
        <w:rPr>
          <w:rFonts w:ascii="Verdana" w:hAnsi="Verdana" w:cs="宋体"/>
          <w:color w:val="000000"/>
          <w:kern w:val="0"/>
          <w:szCs w:val="21"/>
        </w:rPr>
        <w:t>if</w:t>
      </w:r>
      <w:proofErr w:type="gramStart"/>
      <w:r w:rsidRPr="00101387">
        <w:rPr>
          <w:rFonts w:ascii="Verdana" w:hAnsi="Verdana" w:cs="宋体"/>
          <w:color w:val="000000"/>
          <w:kern w:val="0"/>
          <w:szCs w:val="21"/>
        </w:rPr>
        <w:t>  PSUM</w:t>
      </w:r>
      <w:proofErr w:type="gramEnd"/>
      <w:r w:rsidRPr="00101387">
        <w:rPr>
          <w:rFonts w:ascii="Verdana" w:hAnsi="Verdana" w:cs="宋体"/>
          <w:color w:val="000000"/>
          <w:kern w:val="0"/>
          <w:szCs w:val="21"/>
        </w:rPr>
        <w:t>_OUT_DATA&gt;0</w:t>
      </w:r>
    </w:p>
    <w:p w14:paraId="2D8FFC04" w14:textId="77777777" w:rsidR="00101387" w:rsidRPr="00101387" w:rsidRDefault="00101387" w:rsidP="00101387">
      <w:pPr>
        <w:widowControl/>
        <w:shd w:val="clear" w:color="auto" w:fill="FFFFFF"/>
        <w:spacing w:before="100" w:beforeAutospacing="1" w:after="100" w:afterAutospacing="1"/>
        <w:jc w:val="left"/>
        <w:rPr>
          <w:rFonts w:ascii="Verdana" w:hAnsi="Verdana" w:cs="宋体"/>
          <w:color w:val="000000"/>
          <w:kern w:val="0"/>
          <w:szCs w:val="21"/>
        </w:rPr>
      </w:pPr>
      <w:r w:rsidRPr="00101387">
        <w:rPr>
          <w:rFonts w:ascii="Verdana" w:hAnsi="Verdana" w:cs="宋体"/>
          <w:color w:val="000000"/>
          <w:kern w:val="0"/>
          <w:szCs w:val="21"/>
        </w:rPr>
        <w:t>  if (|s_ofmap_dce_ch0_row0[39:26+C]==1'b1)     //</w:t>
      </w:r>
      <w:r w:rsidRPr="00101387">
        <w:rPr>
          <w:rFonts w:ascii="宋体" w:hAnsi="宋体" w:cs="宋体" w:hint="eastAsia"/>
          <w:color w:val="000000"/>
          <w:kern w:val="0"/>
          <w:szCs w:val="21"/>
        </w:rPr>
        <w:t>溢出</w:t>
      </w:r>
    </w:p>
    <w:p w14:paraId="07C3E05A" w14:textId="77777777" w:rsidR="00101387" w:rsidRPr="00101387" w:rsidRDefault="00101387" w:rsidP="00101387">
      <w:pPr>
        <w:widowControl/>
        <w:shd w:val="clear" w:color="auto" w:fill="FFFFFF"/>
        <w:spacing w:before="100" w:beforeAutospacing="1" w:after="100" w:afterAutospacing="1"/>
        <w:jc w:val="left"/>
        <w:rPr>
          <w:rFonts w:ascii="Verdana" w:hAnsi="Verdana" w:cs="宋体"/>
          <w:color w:val="000000"/>
          <w:kern w:val="0"/>
          <w:szCs w:val="21"/>
        </w:rPr>
      </w:pPr>
      <w:r w:rsidRPr="00101387">
        <w:rPr>
          <w:rFonts w:ascii="Verdana" w:hAnsi="Verdana" w:cs="宋体"/>
          <w:color w:val="000000"/>
          <w:kern w:val="0"/>
          <w:szCs w:val="21"/>
        </w:rPr>
        <w:t>      OFMAP_OUT_DATA=27'b0_1111_1111_1111_1111_11_1111_1111</w:t>
      </w:r>
    </w:p>
    <w:p w14:paraId="00828755" w14:textId="77777777" w:rsidR="00101387" w:rsidRPr="00101387" w:rsidRDefault="00101387" w:rsidP="00101387">
      <w:pPr>
        <w:widowControl/>
        <w:shd w:val="clear" w:color="auto" w:fill="FFFFFF"/>
        <w:spacing w:before="100" w:beforeAutospacing="1" w:after="100" w:afterAutospacing="1"/>
        <w:jc w:val="left"/>
        <w:rPr>
          <w:rFonts w:ascii="Verdana" w:hAnsi="Verdana" w:cs="宋体"/>
          <w:color w:val="000000"/>
          <w:kern w:val="0"/>
          <w:szCs w:val="21"/>
        </w:rPr>
      </w:pPr>
      <w:r w:rsidRPr="00101387">
        <w:rPr>
          <w:rFonts w:ascii="Verdana" w:hAnsi="Verdana" w:cs="宋体"/>
          <w:color w:val="000000"/>
          <w:kern w:val="0"/>
          <w:szCs w:val="21"/>
        </w:rPr>
        <w:t xml:space="preserve">  </w:t>
      </w:r>
      <w:proofErr w:type="gramStart"/>
      <w:r w:rsidRPr="00101387">
        <w:rPr>
          <w:rFonts w:ascii="Verdana" w:hAnsi="Verdana" w:cs="宋体"/>
          <w:color w:val="000000"/>
          <w:kern w:val="0"/>
          <w:szCs w:val="21"/>
        </w:rPr>
        <w:t>else</w:t>
      </w:r>
      <w:proofErr w:type="gramEnd"/>
    </w:p>
    <w:p w14:paraId="2A8E88EB" w14:textId="77777777" w:rsidR="00101387" w:rsidRPr="00101387" w:rsidRDefault="00101387" w:rsidP="00101387">
      <w:pPr>
        <w:widowControl/>
        <w:shd w:val="clear" w:color="auto" w:fill="FFFFFF"/>
        <w:spacing w:before="100" w:beforeAutospacing="1" w:after="100" w:afterAutospacing="1"/>
        <w:jc w:val="left"/>
        <w:rPr>
          <w:rFonts w:ascii="Verdana" w:hAnsi="Verdana" w:cs="宋体"/>
          <w:color w:val="000000"/>
          <w:kern w:val="0"/>
          <w:szCs w:val="21"/>
        </w:rPr>
      </w:pPr>
      <w:r w:rsidRPr="00101387">
        <w:rPr>
          <w:rFonts w:ascii="Verdana" w:hAnsi="Verdana" w:cs="宋体"/>
          <w:color w:val="000000"/>
          <w:kern w:val="0"/>
          <w:szCs w:val="21"/>
        </w:rPr>
        <w:t>      OFMAP_OUT_DATA</w:t>
      </w:r>
      <w:proofErr w:type="gramStart"/>
      <w:r w:rsidRPr="00101387">
        <w:rPr>
          <w:rFonts w:ascii="Verdana" w:hAnsi="Verdana" w:cs="宋体"/>
          <w:color w:val="000000"/>
          <w:kern w:val="0"/>
          <w:szCs w:val="21"/>
        </w:rPr>
        <w:t>={</w:t>
      </w:r>
      <w:proofErr w:type="gramEnd"/>
      <w:r w:rsidRPr="00101387">
        <w:rPr>
          <w:rFonts w:ascii="Verdana" w:hAnsi="Verdana" w:cs="宋体"/>
          <w:color w:val="000000"/>
          <w:kern w:val="0"/>
          <w:szCs w:val="21"/>
        </w:rPr>
        <w:t>PSUM_OUT_DATA[39], PSUM_OUT_DATA[25+C:C]} </w:t>
      </w:r>
    </w:p>
    <w:p w14:paraId="39276C53" w14:textId="77777777" w:rsidR="00101387" w:rsidRPr="00101387" w:rsidRDefault="00101387" w:rsidP="00101387">
      <w:pPr>
        <w:widowControl/>
        <w:shd w:val="clear" w:color="auto" w:fill="FFFFFF"/>
        <w:spacing w:before="100" w:beforeAutospacing="1" w:after="100" w:afterAutospacing="1"/>
        <w:jc w:val="left"/>
        <w:rPr>
          <w:rFonts w:ascii="Verdana" w:hAnsi="Verdana" w:cs="宋体"/>
          <w:color w:val="000000"/>
          <w:kern w:val="0"/>
          <w:szCs w:val="21"/>
        </w:rPr>
      </w:pPr>
      <w:proofErr w:type="gramStart"/>
      <w:r w:rsidRPr="00101387">
        <w:rPr>
          <w:rFonts w:ascii="Verdana" w:hAnsi="Verdana" w:cs="宋体"/>
          <w:color w:val="000000"/>
          <w:kern w:val="0"/>
          <w:szCs w:val="21"/>
        </w:rPr>
        <w:t>else</w:t>
      </w:r>
      <w:proofErr w:type="gramEnd"/>
    </w:p>
    <w:p w14:paraId="38738009" w14:textId="77777777" w:rsidR="00101387" w:rsidRPr="00101387" w:rsidRDefault="00101387" w:rsidP="00101387">
      <w:pPr>
        <w:widowControl/>
        <w:shd w:val="clear" w:color="auto" w:fill="FFFFFF"/>
        <w:spacing w:before="100" w:beforeAutospacing="1" w:after="100" w:afterAutospacing="1"/>
        <w:jc w:val="left"/>
        <w:rPr>
          <w:rFonts w:ascii="Verdana" w:hAnsi="Verdana" w:cs="宋体"/>
          <w:color w:val="000000"/>
          <w:kern w:val="0"/>
          <w:szCs w:val="21"/>
        </w:rPr>
      </w:pPr>
      <w:r w:rsidRPr="00101387">
        <w:rPr>
          <w:rFonts w:ascii="Verdana" w:hAnsi="Verdana" w:cs="宋体"/>
          <w:color w:val="000000"/>
          <w:kern w:val="0"/>
          <w:szCs w:val="21"/>
        </w:rPr>
        <w:t>  if (|s_ofmap_dce_ch0_row0[39:26+C]==1'b1)     //</w:t>
      </w:r>
      <w:r w:rsidRPr="00101387">
        <w:rPr>
          <w:rFonts w:ascii="宋体" w:hAnsi="宋体" w:cs="宋体" w:hint="eastAsia"/>
          <w:color w:val="000000"/>
          <w:kern w:val="0"/>
          <w:szCs w:val="21"/>
        </w:rPr>
        <w:t>溢出</w:t>
      </w:r>
    </w:p>
    <w:p w14:paraId="4203AD30" w14:textId="77777777" w:rsidR="00101387" w:rsidRPr="00101387" w:rsidRDefault="00101387" w:rsidP="00101387">
      <w:pPr>
        <w:widowControl/>
        <w:shd w:val="clear" w:color="auto" w:fill="FFFFFF"/>
        <w:spacing w:before="100" w:beforeAutospacing="1" w:after="100" w:afterAutospacing="1"/>
        <w:jc w:val="left"/>
        <w:rPr>
          <w:rFonts w:ascii="Verdana" w:hAnsi="Verdana" w:cs="宋体"/>
          <w:color w:val="000000"/>
          <w:kern w:val="0"/>
          <w:szCs w:val="21"/>
        </w:rPr>
      </w:pPr>
      <w:r w:rsidRPr="00101387">
        <w:rPr>
          <w:rFonts w:ascii="Verdana" w:hAnsi="Verdana" w:cs="宋体"/>
          <w:color w:val="000000"/>
          <w:kern w:val="0"/>
          <w:szCs w:val="21"/>
        </w:rPr>
        <w:t>      OFMAP_OUT_DATA=-27'b1_0000_0000_0000_0000_00_0000_0000</w:t>
      </w:r>
    </w:p>
    <w:p w14:paraId="2217F510" w14:textId="77777777" w:rsidR="00101387" w:rsidRPr="00101387" w:rsidRDefault="00101387" w:rsidP="00101387">
      <w:pPr>
        <w:widowControl/>
        <w:shd w:val="clear" w:color="auto" w:fill="FFFFFF"/>
        <w:spacing w:before="100" w:beforeAutospacing="1" w:after="100" w:afterAutospacing="1"/>
        <w:jc w:val="left"/>
        <w:rPr>
          <w:rFonts w:ascii="Verdana" w:hAnsi="Verdana" w:cs="宋体"/>
          <w:color w:val="000000"/>
          <w:kern w:val="0"/>
          <w:szCs w:val="21"/>
        </w:rPr>
      </w:pPr>
      <w:r w:rsidRPr="00101387">
        <w:rPr>
          <w:rFonts w:ascii="Verdana" w:hAnsi="Verdana" w:cs="宋体"/>
          <w:color w:val="000000"/>
          <w:kern w:val="0"/>
          <w:szCs w:val="21"/>
        </w:rPr>
        <w:t xml:space="preserve">  </w:t>
      </w:r>
      <w:proofErr w:type="gramStart"/>
      <w:r w:rsidRPr="00101387">
        <w:rPr>
          <w:rFonts w:ascii="Verdana" w:hAnsi="Verdana" w:cs="宋体"/>
          <w:color w:val="000000"/>
          <w:kern w:val="0"/>
          <w:szCs w:val="21"/>
        </w:rPr>
        <w:t>else</w:t>
      </w:r>
      <w:proofErr w:type="gramEnd"/>
    </w:p>
    <w:p w14:paraId="0C212C80" w14:textId="77777777" w:rsidR="00101387" w:rsidRPr="00101387" w:rsidRDefault="00101387" w:rsidP="00101387">
      <w:pPr>
        <w:widowControl/>
        <w:shd w:val="clear" w:color="auto" w:fill="FFFFFF"/>
        <w:spacing w:before="100" w:beforeAutospacing="1" w:after="100" w:afterAutospacing="1"/>
        <w:jc w:val="left"/>
        <w:rPr>
          <w:rFonts w:ascii="Verdana" w:hAnsi="Verdana" w:cs="宋体"/>
          <w:color w:val="000000"/>
          <w:kern w:val="0"/>
          <w:szCs w:val="21"/>
        </w:rPr>
      </w:pPr>
      <w:r w:rsidRPr="00101387">
        <w:rPr>
          <w:rFonts w:ascii="Verdana" w:hAnsi="Verdana" w:cs="宋体"/>
          <w:color w:val="000000"/>
          <w:kern w:val="0"/>
          <w:szCs w:val="21"/>
        </w:rPr>
        <w:t>      OFMAP_OUT_DATA</w:t>
      </w:r>
      <w:proofErr w:type="gramStart"/>
      <w:r w:rsidRPr="00101387">
        <w:rPr>
          <w:rFonts w:ascii="Verdana" w:hAnsi="Verdana" w:cs="宋体"/>
          <w:color w:val="000000"/>
          <w:kern w:val="0"/>
          <w:szCs w:val="21"/>
        </w:rPr>
        <w:t>={</w:t>
      </w:r>
      <w:proofErr w:type="gramEnd"/>
      <w:r w:rsidRPr="00101387">
        <w:rPr>
          <w:rFonts w:ascii="Verdana" w:hAnsi="Verdana" w:cs="宋体"/>
          <w:color w:val="000000"/>
          <w:kern w:val="0"/>
          <w:szCs w:val="21"/>
        </w:rPr>
        <w:t>PSUM_OUT_DATA[39], PSUM_OUT_DATA[25+C:C]}</w:t>
      </w:r>
    </w:p>
    <w:p w14:paraId="7ACB90EA" w14:textId="77777777" w:rsidR="00CE4A7F" w:rsidRDefault="00CE4A7F" w:rsidP="00101387">
      <w:pPr>
        <w:pStyle w:val="a1"/>
        <w:ind w:firstLine="0"/>
      </w:pPr>
    </w:p>
    <w:p w14:paraId="57F6118D" w14:textId="77777777" w:rsidR="00221439" w:rsidRDefault="00221439" w:rsidP="00101387">
      <w:pPr>
        <w:pStyle w:val="a1"/>
        <w:ind w:firstLine="0"/>
      </w:pPr>
    </w:p>
    <w:p w14:paraId="160C2897" w14:textId="77777777" w:rsidR="00221439" w:rsidRDefault="00221439" w:rsidP="00101387">
      <w:pPr>
        <w:pStyle w:val="a1"/>
        <w:ind w:firstLine="0"/>
      </w:pPr>
    </w:p>
    <w:p w14:paraId="6B7DDE94" w14:textId="77777777" w:rsidR="00221439" w:rsidRDefault="00221439" w:rsidP="00101387">
      <w:pPr>
        <w:pStyle w:val="a1"/>
        <w:ind w:firstLine="0"/>
      </w:pPr>
    </w:p>
    <w:p w14:paraId="56D0B6AB" w14:textId="77777777" w:rsidR="00221439" w:rsidRDefault="00221439" w:rsidP="00101387">
      <w:pPr>
        <w:pStyle w:val="a1"/>
        <w:ind w:firstLine="0"/>
      </w:pPr>
    </w:p>
    <w:p w14:paraId="6FB4DB20" w14:textId="376E5932" w:rsidR="00101387" w:rsidRDefault="00101387" w:rsidP="00B31384">
      <w:pPr>
        <w:pStyle w:val="3"/>
      </w:pPr>
    </w:p>
    <w:p w14:paraId="08475669" w14:textId="2911AA21" w:rsidR="00101387" w:rsidRDefault="0093614B" w:rsidP="003107C6">
      <w:pPr>
        <w:pStyle w:val="a1"/>
        <w:numPr>
          <w:ilvl w:val="0"/>
          <w:numId w:val="49"/>
        </w:numPr>
      </w:pPr>
      <w:r>
        <w:rPr>
          <w:rFonts w:hint="eastAsia"/>
        </w:rPr>
        <w:t>B</w:t>
      </w:r>
      <w:r>
        <w:t xml:space="preserve">atch norm </w:t>
      </w:r>
      <w:r>
        <w:rPr>
          <w:rFonts w:hint="eastAsia"/>
        </w:rPr>
        <w:t>定点化计算过程</w:t>
      </w:r>
      <w:r>
        <w:t>,</w:t>
      </w:r>
    </w:p>
    <w:p w14:paraId="25B873E7" w14:textId="09C36A03" w:rsidR="0093614B" w:rsidRDefault="0093614B" w:rsidP="003107C6">
      <w:pPr>
        <w:pStyle w:val="a1"/>
        <w:numPr>
          <w:ilvl w:val="0"/>
          <w:numId w:val="49"/>
        </w:numPr>
      </w:pPr>
      <w:r>
        <w:t xml:space="preserve">Q27(1, 26)=X(1, 26); </w:t>
      </w:r>
      <w:r>
        <w:rPr>
          <w:rFonts w:hint="eastAsia"/>
        </w:rPr>
        <w:t>硬件内小数位可</w:t>
      </w:r>
      <w:r>
        <w:t>不做定义</w:t>
      </w:r>
      <w:r>
        <w:t>;</w:t>
      </w:r>
    </w:p>
    <w:p w14:paraId="5E7070A0" w14:textId="666069D0" w:rsidR="0093614B" w:rsidRDefault="0093614B" w:rsidP="003107C6">
      <w:pPr>
        <w:pStyle w:val="a1"/>
        <w:numPr>
          <w:ilvl w:val="0"/>
          <w:numId w:val="49"/>
        </w:numPr>
      </w:pPr>
      <w:r>
        <w:t xml:space="preserve">t(1, 15); </w:t>
      </w:r>
      <w:r>
        <w:rPr>
          <w:rFonts w:hint="eastAsia"/>
        </w:rPr>
        <w:t>硬件</w:t>
      </w:r>
      <w:r>
        <w:t>内</w:t>
      </w:r>
      <w:r>
        <w:rPr>
          <w:rFonts w:hint="eastAsia"/>
        </w:rPr>
        <w:t>小数位</w:t>
      </w:r>
      <w:r>
        <w:t>可不做定义</w:t>
      </w:r>
      <w:r>
        <w:t xml:space="preserve">; </w:t>
      </w:r>
    </w:p>
    <w:p w14:paraId="33CAB052" w14:textId="01B65B13" w:rsidR="00101387" w:rsidRDefault="0093614B" w:rsidP="003107C6">
      <w:pPr>
        <w:pStyle w:val="a1"/>
        <w:numPr>
          <w:ilvl w:val="0"/>
          <w:numId w:val="49"/>
        </w:numPr>
      </w:pPr>
      <w:r>
        <w:t xml:space="preserve">X*t=(1, 41); </w:t>
      </w:r>
      <w:r>
        <w:rPr>
          <w:rFonts w:hint="eastAsia"/>
        </w:rPr>
        <w:t>硬件</w:t>
      </w:r>
      <w:r>
        <w:t>内</w:t>
      </w:r>
      <w:r>
        <w:rPr>
          <w:rFonts w:hint="eastAsia"/>
        </w:rPr>
        <w:t>小数位</w:t>
      </w:r>
      <w:r>
        <w:t>可不做定义</w:t>
      </w:r>
      <w:r>
        <w:t>;</w:t>
      </w:r>
    </w:p>
    <w:p w14:paraId="4BD092D6" w14:textId="35E21E84" w:rsidR="0093614B" w:rsidRDefault="0093614B" w:rsidP="003107C6">
      <w:pPr>
        <w:pStyle w:val="a1"/>
        <w:numPr>
          <w:ilvl w:val="0"/>
          <w:numId w:val="49"/>
        </w:numPr>
      </w:pPr>
      <w:r>
        <w:t>Q(X*t)=(</w:t>
      </w:r>
      <w:r w:rsidR="00221439">
        <w:t xml:space="preserve"> {  (xt_cut+1){</w:t>
      </w:r>
      <w:r>
        <w:t>1</w:t>
      </w:r>
      <w:r w:rsidR="00221439">
        <w:t>}  }</w:t>
      </w:r>
      <w:r>
        <w:t>, 41-xt_cut)</w:t>
      </w:r>
      <w:r w:rsidR="00221439">
        <w:t>=(1, 41)</w:t>
      </w:r>
      <w:r>
        <w:t xml:space="preserve">; </w:t>
      </w:r>
      <w:r>
        <w:rPr>
          <w:rFonts w:hint="eastAsia"/>
        </w:rPr>
        <w:t>需要</w:t>
      </w:r>
      <w:r>
        <w:t>参数</w:t>
      </w:r>
      <w:r>
        <w:t xml:space="preserve">xt_cut, </w:t>
      </w:r>
      <w:r>
        <w:rPr>
          <w:rFonts w:hint="eastAsia"/>
        </w:rPr>
        <w:t>表示</w:t>
      </w:r>
      <w:r>
        <w:t>地位小数位截掉多少位</w:t>
      </w:r>
      <w:r>
        <w:t>; Q(X*t)</w:t>
      </w:r>
      <w:r>
        <w:rPr>
          <w:rFonts w:hint="eastAsia"/>
        </w:rPr>
        <w:t>的</w:t>
      </w:r>
      <w:r>
        <w:t>小数位</w:t>
      </w:r>
      <w:r w:rsidR="00221439">
        <w:rPr>
          <w:rFonts w:hint="eastAsia"/>
        </w:rPr>
        <w:t>需</w:t>
      </w:r>
      <w:r w:rsidR="00221439">
        <w:t>和</w:t>
      </w:r>
      <w:r w:rsidR="00221439">
        <w:rPr>
          <w:rFonts w:hint="eastAsia"/>
        </w:rPr>
        <w:t>P</w:t>
      </w:r>
      <w:r w:rsidR="00221439">
        <w:rPr>
          <w:rFonts w:hint="eastAsia"/>
        </w:rPr>
        <w:t>的</w:t>
      </w:r>
      <w:r w:rsidR="00221439">
        <w:t>小数位</w:t>
      </w:r>
      <w:r w:rsidR="00221439">
        <w:t xml:space="preserve">P(fraction) </w:t>
      </w:r>
      <w:r w:rsidR="00221439">
        <w:rPr>
          <w:rFonts w:hint="eastAsia"/>
        </w:rPr>
        <w:t>保持</w:t>
      </w:r>
      <w:r w:rsidR="00221439">
        <w:t>一致</w:t>
      </w:r>
      <w:r w:rsidR="00221439">
        <w:t>;</w:t>
      </w:r>
    </w:p>
    <w:p w14:paraId="244EFC40" w14:textId="0759AC69" w:rsidR="00221439" w:rsidRDefault="00221439" w:rsidP="003107C6">
      <w:pPr>
        <w:pStyle w:val="a1"/>
        <w:numPr>
          <w:ilvl w:val="0"/>
          <w:numId w:val="49"/>
        </w:numPr>
      </w:pPr>
      <w:r>
        <w:rPr>
          <w:rFonts w:hint="eastAsia"/>
        </w:rPr>
        <w:t>Q(</w:t>
      </w:r>
      <w:r>
        <w:t>X*t</w:t>
      </w:r>
      <w:r>
        <w:rPr>
          <w:rFonts w:hint="eastAsia"/>
        </w:rPr>
        <w:t>)</w:t>
      </w:r>
      <w:r>
        <w:t>+p = (1, 41) = (1, 41-P(fraction), P(fraction));</w:t>
      </w:r>
    </w:p>
    <w:p w14:paraId="39D6FAA0" w14:textId="4F9B5CB0" w:rsidR="00221439" w:rsidRDefault="00221439" w:rsidP="003107C6">
      <w:pPr>
        <w:pStyle w:val="a1"/>
        <w:numPr>
          <w:ilvl w:val="0"/>
          <w:numId w:val="49"/>
        </w:numPr>
      </w:pPr>
      <w:r>
        <w:t>Q( Q(x*t) + p ) = (1, 15) = (1, 15-</w:t>
      </w:r>
      <w:r w:rsidRPr="00221439">
        <w:t xml:space="preserve"> </w:t>
      </w:r>
      <w:r>
        <w:t xml:space="preserve">P(fraction), P(fraction)); </w:t>
      </w:r>
      <w:r>
        <w:rPr>
          <w:rFonts w:hint="eastAsia"/>
        </w:rPr>
        <w:t>需要</w:t>
      </w:r>
      <w:r>
        <w:t>参数</w:t>
      </w:r>
      <w:r>
        <w:rPr>
          <w:rFonts w:hint="eastAsia"/>
        </w:rPr>
        <w:t xml:space="preserve">xt_p_cut </w:t>
      </w:r>
      <w:r>
        <w:rPr>
          <w:rFonts w:hint="eastAsia"/>
        </w:rPr>
        <w:t>对</w:t>
      </w:r>
      <w:r>
        <w:rPr>
          <w:rFonts w:hint="eastAsia"/>
        </w:rPr>
        <w:t>Q(</w:t>
      </w:r>
      <w:r>
        <w:t>X*t</w:t>
      </w:r>
      <w:r>
        <w:rPr>
          <w:rFonts w:hint="eastAsia"/>
        </w:rPr>
        <w:t>)</w:t>
      </w:r>
      <w:r>
        <w:t>+p</w:t>
      </w:r>
      <w:r>
        <w:rPr>
          <w:rFonts w:hint="eastAsia"/>
        </w:rPr>
        <w:t>的整数</w:t>
      </w:r>
      <w:proofErr w:type="gramStart"/>
      <w:r>
        <w:t>部分截位</w:t>
      </w:r>
      <w:proofErr w:type="gramEnd"/>
      <w:r>
        <w:t xml:space="preserve">, </w:t>
      </w:r>
      <w:r>
        <w:rPr>
          <w:rFonts w:hint="eastAsia"/>
        </w:rPr>
        <w:t>并检查</w:t>
      </w:r>
      <w:r>
        <w:t>溢出操作</w:t>
      </w:r>
      <w:r>
        <w:t>.</w:t>
      </w:r>
    </w:p>
    <w:p w14:paraId="163FB31E" w14:textId="77777777" w:rsidR="00221439" w:rsidRDefault="00221439" w:rsidP="00101387">
      <w:pPr>
        <w:pStyle w:val="a1"/>
        <w:ind w:firstLine="0"/>
      </w:pPr>
    </w:p>
    <w:p w14:paraId="24C73DF2" w14:textId="2892A239" w:rsidR="00221439" w:rsidRDefault="000E5C5E" w:rsidP="00101387">
      <w:pPr>
        <w:pStyle w:val="a1"/>
        <w:ind w:firstLine="0"/>
      </w:pPr>
      <w:r>
        <w:rPr>
          <w:rFonts w:hint="eastAsia"/>
        </w:rPr>
        <w:t>检查</w:t>
      </w:r>
      <w:r>
        <w:t>溢出操作的</w:t>
      </w:r>
      <w:r>
        <w:rPr>
          <w:rFonts w:hint="eastAsia"/>
        </w:rPr>
        <w:t>RTL</w:t>
      </w:r>
      <w:r>
        <w:rPr>
          <w:rFonts w:hint="eastAsia"/>
        </w:rPr>
        <w:t>模型</w:t>
      </w:r>
      <w:r>
        <w:t>如下</w:t>
      </w:r>
      <w:r>
        <w:t>:</w:t>
      </w:r>
    </w:p>
    <w:p w14:paraId="1C662F1D" w14:textId="030F5217" w:rsidR="000E5C5E" w:rsidRDefault="0050039A" w:rsidP="00101387">
      <w:pPr>
        <w:pStyle w:val="a1"/>
        <w:ind w:firstLine="0"/>
      </w:pPr>
      <w:r>
        <w:rPr>
          <w:noProof/>
        </w:rPr>
        <w:drawing>
          <wp:inline distT="0" distB="0" distL="0" distR="0" wp14:anchorId="7DCCF7FF" wp14:editId="372F7E3F">
            <wp:extent cx="5400040" cy="1617980"/>
            <wp:effectExtent l="0" t="0" r="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1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B1453" w14:textId="1205CFB0" w:rsidR="0050039A" w:rsidRDefault="00EC783B" w:rsidP="00101387">
      <w:pPr>
        <w:pStyle w:val="a1"/>
        <w:ind w:firstLine="0"/>
      </w:pPr>
      <w:r>
        <w:rPr>
          <w:noProof/>
        </w:rPr>
        <w:drawing>
          <wp:inline distT="0" distB="0" distL="0" distR="0" wp14:anchorId="03FD5002" wp14:editId="0C1B2079">
            <wp:extent cx="5400040" cy="301498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041A9" w14:textId="77777777" w:rsidR="00221439" w:rsidRDefault="00221439" w:rsidP="00101387">
      <w:pPr>
        <w:pStyle w:val="a1"/>
        <w:ind w:firstLine="0"/>
      </w:pPr>
    </w:p>
    <w:p w14:paraId="2A199CF9" w14:textId="77777777" w:rsidR="0093614B" w:rsidRPr="00221439" w:rsidRDefault="0093614B" w:rsidP="00101387">
      <w:pPr>
        <w:pStyle w:val="a1"/>
        <w:ind w:firstLine="0"/>
      </w:pPr>
    </w:p>
    <w:p w14:paraId="33A7CB82" w14:textId="77777777" w:rsidR="0093614B" w:rsidRDefault="0093614B" w:rsidP="00101387">
      <w:pPr>
        <w:pStyle w:val="a1"/>
        <w:ind w:firstLine="0"/>
      </w:pPr>
    </w:p>
    <w:p w14:paraId="473705E7" w14:textId="77777777" w:rsidR="0093614B" w:rsidRPr="0093614B" w:rsidRDefault="0093614B" w:rsidP="00101387">
      <w:pPr>
        <w:pStyle w:val="a1"/>
        <w:ind w:firstLine="0"/>
      </w:pPr>
    </w:p>
    <w:p w14:paraId="01DAF9C8" w14:textId="77777777" w:rsidR="00101387" w:rsidRDefault="00101387" w:rsidP="00101387">
      <w:pPr>
        <w:pStyle w:val="a1"/>
        <w:ind w:firstLine="0"/>
      </w:pPr>
    </w:p>
    <w:p w14:paraId="48AD25C7" w14:textId="77777777" w:rsidR="00101387" w:rsidRPr="00101387" w:rsidRDefault="00101387" w:rsidP="00101387">
      <w:pPr>
        <w:pStyle w:val="a1"/>
        <w:ind w:firstLine="0"/>
      </w:pPr>
    </w:p>
    <w:p w14:paraId="23D921E5" w14:textId="77777777" w:rsidR="00373917" w:rsidRDefault="00373917" w:rsidP="00490A73">
      <w:pPr>
        <w:pStyle w:val="1"/>
      </w:pPr>
      <w:bookmarkStart w:id="178" w:name="_Toc495937255"/>
      <w:bookmarkStart w:id="179" w:name="OLE_LINK7"/>
      <w:bookmarkStart w:id="180" w:name="OLE_LINK8"/>
      <w:r>
        <w:rPr>
          <w:rFonts w:hint="eastAsia"/>
        </w:rPr>
        <w:t>数据</w:t>
      </w:r>
      <w:r>
        <w:t>复用</w:t>
      </w:r>
      <w:r w:rsidR="00334C26">
        <w:rPr>
          <w:rFonts w:hint="eastAsia"/>
        </w:rPr>
        <w:t>分析</w:t>
      </w:r>
      <w:bookmarkEnd w:id="178"/>
    </w:p>
    <w:p w14:paraId="5BF61260" w14:textId="77777777" w:rsidR="006F2C55" w:rsidRPr="006F2C55" w:rsidRDefault="006F2C55" w:rsidP="006F2C55">
      <w:pPr>
        <w:pStyle w:val="2"/>
      </w:pPr>
      <w:bookmarkStart w:id="181" w:name="_Toc495937256"/>
      <w:bookmarkStart w:id="182" w:name="OLE_LINK10"/>
      <w:bookmarkStart w:id="183" w:name="OLE_LINK11"/>
      <w:r>
        <w:rPr>
          <w:rFonts w:hint="eastAsia"/>
        </w:rPr>
        <w:t>CNN计算</w:t>
      </w:r>
      <w:r>
        <w:t>模型</w:t>
      </w:r>
      <w:bookmarkEnd w:id="181"/>
    </w:p>
    <w:bookmarkEnd w:id="182"/>
    <w:bookmarkEnd w:id="183"/>
    <w:p w14:paraId="0A2BD1F5" w14:textId="77777777" w:rsidR="00D35308" w:rsidRDefault="00D35308" w:rsidP="00D35308">
      <w:pPr>
        <w:pStyle w:val="a1"/>
      </w:pPr>
      <w:r>
        <w:rPr>
          <w:noProof/>
        </w:rPr>
        <w:drawing>
          <wp:inline distT="0" distB="0" distL="0" distR="0" wp14:anchorId="77ECA4C3" wp14:editId="4C79CADE">
            <wp:extent cx="2940201" cy="1384371"/>
            <wp:effectExtent l="0" t="0" r="0" b="6350"/>
            <wp:docPr id="223" name="图片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940201" cy="138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258C1" w14:textId="77777777" w:rsidR="00D35308" w:rsidRDefault="00D35308" w:rsidP="00D35308">
      <w:pPr>
        <w:pStyle w:val="a1"/>
      </w:pPr>
      <w:r>
        <w:rPr>
          <w:rFonts w:hint="eastAsia"/>
        </w:rPr>
        <w:t>卷积架构</w:t>
      </w:r>
      <w:r>
        <w:t>参数</w:t>
      </w:r>
      <w:r>
        <w:rPr>
          <w:rFonts w:hint="eastAsia"/>
        </w:rPr>
        <w:t>，</w:t>
      </w:r>
      <w:r>
        <w:t>NxHxL</w:t>
      </w:r>
      <w:r>
        <w:rPr>
          <w:rFonts w:hint="eastAsia"/>
        </w:rPr>
        <w:t>为</w:t>
      </w:r>
      <w:r>
        <w:t>input feature map</w:t>
      </w:r>
      <w:r>
        <w:t>，</w:t>
      </w:r>
      <w:r>
        <w:t>KxKxN</w:t>
      </w:r>
      <w:r>
        <w:rPr>
          <w:rFonts w:hint="eastAsia"/>
        </w:rPr>
        <w:t>为</w:t>
      </w:r>
      <w:r>
        <w:rPr>
          <w:rFonts w:hint="eastAsia"/>
        </w:rPr>
        <w:t>1</w:t>
      </w:r>
      <w:r>
        <w:rPr>
          <w:rFonts w:hint="eastAsia"/>
        </w:rPr>
        <w:t>个</w:t>
      </w:r>
      <w:r>
        <w:t>Kernel</w:t>
      </w:r>
      <w:r>
        <w:t>，</w:t>
      </w:r>
      <w:r>
        <w:rPr>
          <w:rFonts w:hint="eastAsia"/>
        </w:rPr>
        <w:t>共</w:t>
      </w:r>
      <w:r>
        <w:t>M</w:t>
      </w:r>
      <w:proofErr w:type="gramStart"/>
      <w:r>
        <w:t>个</w:t>
      </w:r>
      <w:proofErr w:type="gramEnd"/>
      <w:r>
        <w:t>Kernels</w:t>
      </w:r>
      <w:r>
        <w:t>，</w:t>
      </w:r>
      <w:r>
        <w:rPr>
          <w:rFonts w:hint="eastAsia"/>
        </w:rPr>
        <w:t>R</w:t>
      </w:r>
      <w:r>
        <w:t>xCxM</w:t>
      </w:r>
      <w:r>
        <w:rPr>
          <w:rFonts w:hint="eastAsia"/>
        </w:rPr>
        <w:t>为</w:t>
      </w:r>
      <w:r>
        <w:t>output feature Map</w:t>
      </w:r>
    </w:p>
    <w:p w14:paraId="16B3B929" w14:textId="77777777" w:rsidR="00D35308" w:rsidRDefault="006F2C55" w:rsidP="00D35308">
      <w:pPr>
        <w:pStyle w:val="a1"/>
      </w:pPr>
      <w:r>
        <w:rPr>
          <w:noProof/>
        </w:rPr>
        <w:drawing>
          <wp:inline distT="0" distB="0" distL="0" distR="0" wp14:anchorId="77689491" wp14:editId="02186A6D">
            <wp:extent cx="2622685" cy="882695"/>
            <wp:effectExtent l="0" t="0" r="6350" b="0"/>
            <wp:docPr id="224" name="图片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622685" cy="8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31398" w14:textId="77777777" w:rsidR="006F2C55" w:rsidRDefault="006F2C55" w:rsidP="00D35308">
      <w:pPr>
        <w:pStyle w:val="a1"/>
      </w:pPr>
      <w:r>
        <w:rPr>
          <w:rFonts w:hint="eastAsia"/>
        </w:rPr>
        <w:t>CNN</w:t>
      </w:r>
      <w:r>
        <w:t>等效数据</w:t>
      </w:r>
      <w:r>
        <w:rPr>
          <w:rFonts w:hint="eastAsia"/>
        </w:rPr>
        <w:t>公式</w:t>
      </w:r>
      <w:r>
        <w:t>，</w:t>
      </w:r>
      <w:r>
        <w:rPr>
          <w:rFonts w:hint="eastAsia"/>
        </w:rPr>
        <w:t>Input</w:t>
      </w:r>
      <w:r>
        <w:t xml:space="preserve"> feature map</w:t>
      </w:r>
      <w:r>
        <w:t>从纵向上取数据，和</w:t>
      </w:r>
      <w:r>
        <w:rPr>
          <w:rFonts w:hint="eastAsia"/>
        </w:rPr>
        <w:t>1</w:t>
      </w:r>
      <w:r>
        <w:rPr>
          <w:rFonts w:hint="eastAsia"/>
        </w:rPr>
        <w:t>个</w:t>
      </w:r>
      <w:r>
        <w:t>Kernel</w:t>
      </w:r>
      <w:r>
        <w:rPr>
          <w:rFonts w:hint="eastAsia"/>
        </w:rPr>
        <w:t>卷积</w:t>
      </w:r>
      <w:r>
        <w:t>得到</w:t>
      </w:r>
      <w:r>
        <w:t>Output</w:t>
      </w:r>
      <w:r>
        <w:t>一个点，然后</w:t>
      </w:r>
      <w:r>
        <w:rPr>
          <w:rFonts w:hint="eastAsia"/>
        </w:rPr>
        <w:t>input</w:t>
      </w:r>
      <w:r>
        <w:t>不</w:t>
      </w:r>
      <w:r>
        <w:rPr>
          <w:rFonts w:hint="eastAsia"/>
        </w:rPr>
        <w:t>变</w:t>
      </w:r>
      <w:r>
        <w:t>，更换</w:t>
      </w:r>
      <w:r>
        <w:t>M</w:t>
      </w:r>
      <w:proofErr w:type="gramStart"/>
      <w:r>
        <w:t>个</w:t>
      </w:r>
      <w:proofErr w:type="gramEnd"/>
      <w:r>
        <w:rPr>
          <w:rFonts w:hint="eastAsia"/>
        </w:rPr>
        <w:t>kernel</w:t>
      </w:r>
      <w:r>
        <w:t>s</w:t>
      </w:r>
      <w:r>
        <w:rPr>
          <w:rFonts w:hint="eastAsia"/>
        </w:rPr>
        <w:t>，得到</w:t>
      </w:r>
      <w:r>
        <w:t>Ouput</w:t>
      </w:r>
      <w:r>
        <w:rPr>
          <w:rFonts w:hint="eastAsia"/>
        </w:rPr>
        <w:t>纵向</w:t>
      </w:r>
      <w:r>
        <w:t>上</w:t>
      </w:r>
      <w:r>
        <w:rPr>
          <w:rFonts w:hint="eastAsia"/>
        </w:rPr>
        <w:t>M</w:t>
      </w:r>
      <w:proofErr w:type="gramStart"/>
      <w:r>
        <w:t>个</w:t>
      </w:r>
      <w:proofErr w:type="gramEnd"/>
      <w:r>
        <w:t>点</w:t>
      </w:r>
      <w:r>
        <w:rPr>
          <w:rFonts w:hint="eastAsia"/>
        </w:rPr>
        <w:t>。</w:t>
      </w:r>
    </w:p>
    <w:p w14:paraId="47A35C73" w14:textId="77777777" w:rsidR="00AD08B6" w:rsidRDefault="00AD08B6" w:rsidP="00D35308">
      <w:pPr>
        <w:pStyle w:val="a1"/>
      </w:pPr>
      <w:r>
        <w:rPr>
          <w:rFonts w:hint="eastAsia"/>
        </w:rPr>
        <w:t>O</w:t>
      </w:r>
      <w:r>
        <w:t>[m</w:t>
      </w:r>
      <w:proofErr w:type="gramStart"/>
      <w:r>
        <w:t>][</w:t>
      </w:r>
      <w:proofErr w:type="gramEnd"/>
      <w:r>
        <w:t>r][c] +=</w:t>
      </w:r>
      <w:r w:rsidR="00805A36">
        <w:t>…</w:t>
      </w:r>
      <w:r>
        <w:rPr>
          <w:rFonts w:hint="eastAsia"/>
        </w:rPr>
        <w:t>表示一个</w:t>
      </w:r>
      <w:r>
        <w:rPr>
          <w:rFonts w:hint="eastAsia"/>
        </w:rPr>
        <w:t>input</w:t>
      </w:r>
      <w:r>
        <w:t xml:space="preserve"> Channel </w:t>
      </w:r>
      <w:r>
        <w:rPr>
          <w:rFonts w:hint="eastAsia"/>
        </w:rPr>
        <w:t>和</w:t>
      </w:r>
      <w:r>
        <w:t>一个</w:t>
      </w:r>
      <w:r>
        <w:t>channel</w:t>
      </w:r>
      <w:r>
        <w:t>的</w:t>
      </w:r>
      <w:r>
        <w:t>Kernel</w:t>
      </w:r>
      <w:r>
        <w:t>卷积，从纵向上取</w:t>
      </w:r>
      <w:r>
        <w:t>N</w:t>
      </w:r>
      <w:r>
        <w:t>次得到一个</w:t>
      </w:r>
      <w:r>
        <w:t>output</w:t>
      </w:r>
      <w:r>
        <w:t>点。</w:t>
      </w:r>
    </w:p>
    <w:p w14:paraId="611E8463" w14:textId="77777777" w:rsidR="00805A36" w:rsidRPr="006F2C55" w:rsidRDefault="00805A36" w:rsidP="00805A36">
      <w:pPr>
        <w:pStyle w:val="2"/>
      </w:pPr>
      <w:bookmarkStart w:id="184" w:name="_Toc495937257"/>
      <w:r>
        <w:rPr>
          <w:rFonts w:hint="eastAsia"/>
        </w:rPr>
        <w:t>硬件框架</w:t>
      </w:r>
      <w:r>
        <w:t>模型</w:t>
      </w:r>
      <w:bookmarkEnd w:id="184"/>
    </w:p>
    <w:p w14:paraId="6AC9B748" w14:textId="77777777" w:rsidR="00805A36" w:rsidRDefault="00805A36" w:rsidP="00D35308">
      <w:pPr>
        <w:pStyle w:val="a1"/>
      </w:pPr>
      <w:r>
        <w:rPr>
          <w:noProof/>
        </w:rPr>
        <w:drawing>
          <wp:inline distT="0" distB="0" distL="0" distR="0" wp14:anchorId="7DB792DD" wp14:editId="068A1C21">
            <wp:extent cx="4200525" cy="2238375"/>
            <wp:effectExtent l="0" t="0" r="9525" b="9525"/>
            <wp:docPr id="228" name="图片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945E2" w14:textId="77777777" w:rsidR="00805A36" w:rsidRDefault="00805A36" w:rsidP="00D35308">
      <w:pPr>
        <w:pStyle w:val="a1"/>
      </w:pPr>
      <w:r>
        <w:rPr>
          <w:rFonts w:hint="eastAsia"/>
        </w:rPr>
        <w:t>CE</w:t>
      </w:r>
      <w:r>
        <w:t xml:space="preserve"> meas convolution engine</w:t>
      </w:r>
      <w:r>
        <w:rPr>
          <w:rFonts w:hint="eastAsia"/>
        </w:rPr>
        <w:t>，</w:t>
      </w:r>
      <w:r>
        <w:t xml:space="preserve">PE means Process </w:t>
      </w:r>
      <w:r w:rsidR="00C27340">
        <w:t>element</w:t>
      </w:r>
      <w:r>
        <w:t>，</w:t>
      </w:r>
    </w:p>
    <w:p w14:paraId="484ACB57" w14:textId="77777777" w:rsidR="00805A36" w:rsidRDefault="00805A36" w:rsidP="00805A36">
      <w:pPr>
        <w:pStyle w:val="3"/>
      </w:pPr>
      <w:bookmarkStart w:id="185" w:name="_Toc495937258"/>
      <w:r>
        <w:rPr>
          <w:rFonts w:hint="eastAsia"/>
        </w:rPr>
        <w:lastRenderedPageBreak/>
        <w:t>硬件框架的</w:t>
      </w:r>
      <w:r>
        <w:rPr>
          <w:rFonts w:hint="eastAsia"/>
        </w:rPr>
        <w:t>2</w:t>
      </w:r>
      <w:r>
        <w:rPr>
          <w:rFonts w:hint="eastAsia"/>
        </w:rPr>
        <w:t>个挑战</w:t>
      </w:r>
      <w:bookmarkEnd w:id="185"/>
    </w:p>
    <w:p w14:paraId="78679315" w14:textId="77777777" w:rsidR="00805A36" w:rsidRPr="00805A36" w:rsidRDefault="00805A36" w:rsidP="00805A36">
      <w:pPr>
        <w:pStyle w:val="a1"/>
      </w:pPr>
      <w:r>
        <w:rPr>
          <w:rFonts w:hint="eastAsia"/>
        </w:rPr>
        <w:t>硬件</w:t>
      </w:r>
      <w:r>
        <w:t>需要</w:t>
      </w:r>
      <w:r>
        <w:rPr>
          <w:rFonts w:hint="eastAsia"/>
        </w:rPr>
        <w:t>主要</w:t>
      </w:r>
      <w:r>
        <w:t>解决</w:t>
      </w:r>
      <w:r>
        <w:rPr>
          <w:rFonts w:hint="eastAsia"/>
        </w:rPr>
        <w:t>能效比</w:t>
      </w:r>
      <w:r>
        <w:t>，</w:t>
      </w:r>
      <w:r>
        <w:rPr>
          <w:rFonts w:hint="eastAsia"/>
        </w:rPr>
        <w:t>power Efficiency = Performance/ Power</w:t>
      </w:r>
    </w:p>
    <w:p w14:paraId="38827B99" w14:textId="77777777" w:rsidR="00805A36" w:rsidRDefault="00805A36" w:rsidP="00805A36">
      <w:pPr>
        <w:pStyle w:val="4"/>
      </w:pPr>
      <w:r>
        <w:rPr>
          <w:rFonts w:hint="eastAsia"/>
        </w:rPr>
        <w:t>功耗</w:t>
      </w:r>
    </w:p>
    <w:p w14:paraId="00CC76E0" w14:textId="77777777" w:rsidR="00805A36" w:rsidRDefault="00805A36" w:rsidP="00805A36">
      <w:pPr>
        <w:pStyle w:val="a1"/>
      </w:pPr>
      <w:r>
        <w:rPr>
          <w:rFonts w:hint="eastAsia"/>
        </w:rPr>
        <w:t>Engergy</w:t>
      </w:r>
      <w:r>
        <w:t xml:space="preserve"> = MA</w:t>
      </w:r>
      <w:r w:rsidRPr="00805A36">
        <w:rPr>
          <w:vertAlign w:val="subscript"/>
        </w:rPr>
        <w:t>dram</w:t>
      </w:r>
      <w:r>
        <w:t>* E</w:t>
      </w:r>
      <w:r w:rsidRPr="00805A36">
        <w:rPr>
          <w:vertAlign w:val="subscript"/>
        </w:rPr>
        <w:t>dram</w:t>
      </w:r>
      <w:r>
        <w:t xml:space="preserve"> + MA</w:t>
      </w:r>
      <w:r w:rsidRPr="00805A36">
        <w:rPr>
          <w:vertAlign w:val="subscript"/>
        </w:rPr>
        <w:t>buffer</w:t>
      </w:r>
      <w:r>
        <w:t>* E</w:t>
      </w:r>
      <w:r w:rsidRPr="00805A36">
        <w:rPr>
          <w:vertAlign w:val="subscript"/>
        </w:rPr>
        <w:t>buffer</w:t>
      </w:r>
      <w:r>
        <w:t xml:space="preserve"> + </w:t>
      </w:r>
      <w:bookmarkStart w:id="186" w:name="OLE_LINK16"/>
      <w:bookmarkStart w:id="187" w:name="OLE_LINK17"/>
      <w:r>
        <w:t>Operations</w:t>
      </w:r>
      <w:bookmarkEnd w:id="186"/>
      <w:bookmarkEnd w:id="187"/>
      <w:r>
        <w:t xml:space="preserve">* </w:t>
      </w:r>
      <w:bookmarkStart w:id="188" w:name="OLE_LINK12"/>
      <w:bookmarkStart w:id="189" w:name="OLE_LINK13"/>
      <w:r>
        <w:t>E</w:t>
      </w:r>
      <w:r w:rsidRPr="00805A36">
        <w:rPr>
          <w:vertAlign w:val="subscript"/>
        </w:rPr>
        <w:t>operation</w:t>
      </w:r>
      <w:bookmarkEnd w:id="188"/>
      <w:bookmarkEnd w:id="189"/>
    </w:p>
    <w:p w14:paraId="3EF91E21" w14:textId="77777777" w:rsidR="00805A36" w:rsidRDefault="00805A36" w:rsidP="00AA241D">
      <w:pPr>
        <w:pStyle w:val="a1"/>
      </w:pPr>
      <w:r>
        <w:t>E</w:t>
      </w:r>
      <w:r w:rsidRPr="00805A36">
        <w:rPr>
          <w:vertAlign w:val="subscript"/>
        </w:rPr>
        <w:t>dram</w:t>
      </w:r>
      <w:r>
        <w:rPr>
          <w:rFonts w:hint="eastAsia"/>
        </w:rPr>
        <w:t>为</w:t>
      </w:r>
      <w:r w:rsidR="00AA241D">
        <w:rPr>
          <w:rFonts w:hint="eastAsia"/>
        </w:rPr>
        <w:t>单位</w:t>
      </w:r>
      <w:r>
        <w:t>操作</w:t>
      </w:r>
      <w:r>
        <w:t>DRAM</w:t>
      </w:r>
      <w:r>
        <w:t>的功耗</w:t>
      </w:r>
      <w:r>
        <w:rPr>
          <w:rFonts w:hint="eastAsia"/>
          <w:vertAlign w:val="subscript"/>
        </w:rPr>
        <w:t>，</w:t>
      </w:r>
      <w:bookmarkStart w:id="190" w:name="OLE_LINK14"/>
      <w:bookmarkStart w:id="191" w:name="OLE_LINK15"/>
      <w:r>
        <w:t>E</w:t>
      </w:r>
      <w:r w:rsidRPr="00805A36">
        <w:rPr>
          <w:vertAlign w:val="subscript"/>
        </w:rPr>
        <w:t>buffer</w:t>
      </w:r>
      <w:bookmarkEnd w:id="190"/>
      <w:bookmarkEnd w:id="191"/>
      <w:r>
        <w:rPr>
          <w:rFonts w:hint="eastAsia"/>
        </w:rPr>
        <w:t>为</w:t>
      </w:r>
      <w:r w:rsidR="00AA241D">
        <w:rPr>
          <w:rFonts w:hint="eastAsia"/>
        </w:rPr>
        <w:t>单位</w:t>
      </w:r>
      <w:r>
        <w:t>操作</w:t>
      </w:r>
      <w:r>
        <w:t>Buffer</w:t>
      </w:r>
      <w:r>
        <w:t>的功耗，</w:t>
      </w:r>
      <w:r>
        <w:t>E</w:t>
      </w:r>
      <w:r w:rsidRPr="00805A36">
        <w:rPr>
          <w:vertAlign w:val="subscript"/>
        </w:rPr>
        <w:t>operation</w:t>
      </w:r>
      <w:r>
        <w:rPr>
          <w:rFonts w:hint="eastAsia"/>
        </w:rPr>
        <w:t>为</w:t>
      </w:r>
      <w:r w:rsidR="00AA241D">
        <w:rPr>
          <w:rFonts w:hint="eastAsia"/>
        </w:rPr>
        <w:t>单位</w:t>
      </w:r>
      <w:r>
        <w:t>计算的功耗</w:t>
      </w:r>
      <w:r w:rsidR="00DF117C">
        <w:rPr>
          <w:rFonts w:hint="eastAsia"/>
        </w:rPr>
        <w:t>，</w:t>
      </w:r>
      <w:r w:rsidR="00DF117C">
        <w:t>一般来说</w:t>
      </w:r>
      <w:r w:rsidR="00DF117C">
        <w:t>E</w:t>
      </w:r>
      <w:r w:rsidR="00DF117C" w:rsidRPr="00805A36">
        <w:rPr>
          <w:vertAlign w:val="subscript"/>
        </w:rPr>
        <w:t>dram</w:t>
      </w:r>
      <w:r w:rsidR="00DF117C">
        <w:t>&gt;E</w:t>
      </w:r>
      <w:r w:rsidR="00DF117C" w:rsidRPr="00805A36">
        <w:rPr>
          <w:vertAlign w:val="subscript"/>
        </w:rPr>
        <w:t>buffer</w:t>
      </w:r>
      <w:r w:rsidR="00DF117C" w:rsidRPr="00DF117C">
        <w:rPr>
          <w:rFonts w:hint="eastAsia"/>
        </w:rPr>
        <w:t>，</w:t>
      </w:r>
      <w:r w:rsidR="00DF117C" w:rsidRPr="00DF117C">
        <w:t>所以</w:t>
      </w:r>
      <w:r w:rsidR="00DF117C">
        <w:rPr>
          <w:rFonts w:hint="eastAsia"/>
        </w:rPr>
        <w:t>需要</w:t>
      </w:r>
      <w:r w:rsidR="00DF117C">
        <w:t>尽量减少</w:t>
      </w:r>
      <w:r w:rsidR="00DF117C">
        <w:t>DRAM</w:t>
      </w:r>
      <w:r w:rsidR="00DF117C">
        <w:t>的访问</w:t>
      </w:r>
      <w:r w:rsidR="00AA241D">
        <w:rPr>
          <w:rFonts w:hint="eastAsia"/>
        </w:rPr>
        <w:t>。</w:t>
      </w:r>
      <w:r w:rsidR="00046EC4">
        <w:rPr>
          <w:rFonts w:hint="eastAsia"/>
        </w:rPr>
        <w:t>MA</w:t>
      </w:r>
      <w:r w:rsidR="00046EC4">
        <w:t xml:space="preserve"> means Memory Accesss</w:t>
      </w:r>
      <w:r w:rsidR="00046EC4">
        <w:rPr>
          <w:rFonts w:hint="eastAsia"/>
        </w:rPr>
        <w:t>，</w:t>
      </w:r>
      <w:r w:rsidR="00AA241D">
        <w:t>MA</w:t>
      </w:r>
      <w:r w:rsidR="00AA241D" w:rsidRPr="00805A36">
        <w:rPr>
          <w:vertAlign w:val="subscript"/>
        </w:rPr>
        <w:t>dram</w:t>
      </w:r>
      <w:r w:rsidR="00AA241D">
        <w:rPr>
          <w:rFonts w:hint="eastAsia"/>
        </w:rPr>
        <w:t>为</w:t>
      </w:r>
      <w:r w:rsidR="00AA241D">
        <w:t>访问</w:t>
      </w:r>
      <w:r w:rsidR="00AA241D">
        <w:rPr>
          <w:rFonts w:hint="eastAsia"/>
        </w:rPr>
        <w:t>DRAM</w:t>
      </w:r>
      <w:r w:rsidR="00AA241D">
        <w:t>次数，</w:t>
      </w:r>
      <w:r w:rsidR="00AA241D">
        <w:t>MA</w:t>
      </w:r>
      <w:r w:rsidR="00AA241D" w:rsidRPr="00805A36">
        <w:rPr>
          <w:vertAlign w:val="subscript"/>
        </w:rPr>
        <w:t>buffer</w:t>
      </w:r>
      <w:r w:rsidR="00AA241D">
        <w:rPr>
          <w:rFonts w:hint="eastAsia"/>
        </w:rPr>
        <w:t>为访问</w:t>
      </w:r>
      <w:r w:rsidR="00AA241D">
        <w:t>Buffer</w:t>
      </w:r>
      <w:r w:rsidR="00AA241D">
        <w:t>的次数，</w:t>
      </w:r>
      <w:r w:rsidR="00AA241D">
        <w:t>Operations</w:t>
      </w:r>
      <w:r w:rsidR="00AA241D">
        <w:rPr>
          <w:rFonts w:hint="eastAsia"/>
        </w:rPr>
        <w:t>为</w:t>
      </w:r>
      <w:r w:rsidR="00AA241D">
        <w:t>计算的量。</w:t>
      </w:r>
    </w:p>
    <w:p w14:paraId="7605BF03" w14:textId="77777777" w:rsidR="00046EC4" w:rsidRDefault="00046EC4" w:rsidP="00AA241D">
      <w:pPr>
        <w:pStyle w:val="a1"/>
      </w:pPr>
      <w:r>
        <w:rPr>
          <w:rFonts w:hint="eastAsia"/>
        </w:rPr>
        <w:t>MA</w:t>
      </w:r>
      <w:r>
        <w:t xml:space="preserve"> = TI * ai + TO * ao + TW * aw +TPO</w:t>
      </w:r>
    </w:p>
    <w:p w14:paraId="557DD864" w14:textId="77777777" w:rsidR="00F768D1" w:rsidRPr="00805A36" w:rsidRDefault="00F768D1" w:rsidP="00F768D1">
      <w:pPr>
        <w:pStyle w:val="a1"/>
      </w:pPr>
      <w:r>
        <w:t>TI</w:t>
      </w:r>
      <w:r>
        <w:t>为</w:t>
      </w:r>
      <w:r>
        <w:t>input</w:t>
      </w:r>
      <w:r>
        <w:t>数据量，</w:t>
      </w:r>
      <w:r>
        <w:t>ai</w:t>
      </w:r>
      <w:r>
        <w:t>为</w:t>
      </w:r>
      <w:r>
        <w:t>input</w:t>
      </w:r>
      <w:r>
        <w:t>数据重复的次数。</w:t>
      </w:r>
      <w:r>
        <w:t>TO</w:t>
      </w:r>
      <w:r>
        <w:t>为</w:t>
      </w:r>
      <w:r>
        <w:t>Output</w:t>
      </w:r>
      <w:r>
        <w:t>数据量，</w:t>
      </w:r>
      <w:r>
        <w:t>ao</w:t>
      </w:r>
      <w:r>
        <w:t>为</w:t>
      </w:r>
      <w:r>
        <w:t>Output</w:t>
      </w:r>
      <w:r>
        <w:t>数据重复的次数。</w:t>
      </w:r>
      <w:r>
        <w:t>TW</w:t>
      </w:r>
      <w:r>
        <w:t>为</w:t>
      </w:r>
      <w:r>
        <w:t>Weights</w:t>
      </w:r>
      <w:r>
        <w:t>数据量，</w:t>
      </w:r>
      <w:r>
        <w:t>aw</w:t>
      </w:r>
      <w:r>
        <w:t>为</w:t>
      </w:r>
      <w:r>
        <w:t>Weights</w:t>
      </w:r>
      <w:r>
        <w:t>数据重复的次数。</w:t>
      </w:r>
      <w:r w:rsidR="00964C70">
        <w:rPr>
          <w:rFonts w:hint="eastAsia"/>
        </w:rPr>
        <w:t>T</w:t>
      </w:r>
      <w:r w:rsidR="00964C70">
        <w:t>PO</w:t>
      </w:r>
      <w:r w:rsidR="00964C70">
        <w:rPr>
          <w:rFonts w:hint="eastAsia"/>
        </w:rPr>
        <w:t>为</w:t>
      </w:r>
      <w:r w:rsidR="00964C70">
        <w:t>Pooling</w:t>
      </w:r>
      <w:r w:rsidR="00964C70">
        <w:t>的输出数据量</w:t>
      </w:r>
      <w:r w:rsidR="00964C70">
        <w:rPr>
          <w:rFonts w:hint="eastAsia"/>
        </w:rPr>
        <w:t>。</w:t>
      </w:r>
    </w:p>
    <w:p w14:paraId="57E3495F" w14:textId="77777777" w:rsidR="00046EC4" w:rsidRPr="00F768D1" w:rsidRDefault="00046EC4" w:rsidP="00AA241D">
      <w:pPr>
        <w:pStyle w:val="a1"/>
      </w:pPr>
    </w:p>
    <w:p w14:paraId="4582A192" w14:textId="77777777" w:rsidR="00805A36" w:rsidRPr="006F2C55" w:rsidRDefault="00805A36" w:rsidP="00805A36">
      <w:pPr>
        <w:pStyle w:val="4"/>
      </w:pPr>
      <w:r>
        <w:rPr>
          <w:rFonts w:hint="eastAsia"/>
        </w:rPr>
        <w:t>性能</w:t>
      </w:r>
    </w:p>
    <w:p w14:paraId="3F7D32A2" w14:textId="77777777" w:rsidR="00805A36" w:rsidRDefault="00DF117C" w:rsidP="00D35308">
      <w:pPr>
        <w:pStyle w:val="a1"/>
      </w:pPr>
      <w:r>
        <w:rPr>
          <w:rFonts w:hint="eastAsia"/>
        </w:rPr>
        <w:t>Performance</w:t>
      </w:r>
      <w:r>
        <w:t xml:space="preserve"> = MAC * PE Utilization * Frequency</w:t>
      </w:r>
    </w:p>
    <w:p w14:paraId="410C4D77" w14:textId="77777777" w:rsidR="00DF117C" w:rsidRDefault="00DF117C" w:rsidP="00D35308">
      <w:pPr>
        <w:pStyle w:val="a1"/>
      </w:pPr>
      <w:r>
        <w:rPr>
          <w:rFonts w:hint="eastAsia"/>
        </w:rPr>
        <w:t>MA</w:t>
      </w:r>
      <w:r>
        <w:t>C</w:t>
      </w:r>
      <w:r>
        <w:rPr>
          <w:rFonts w:hint="eastAsia"/>
        </w:rPr>
        <w:t>为</w:t>
      </w:r>
      <w:r>
        <w:t>所有</w:t>
      </w:r>
      <w:r>
        <w:t>PE</w:t>
      </w:r>
      <w:r>
        <w:t>的乘加</w:t>
      </w:r>
      <w:r>
        <w:rPr>
          <w:rFonts w:hint="eastAsia"/>
        </w:rPr>
        <w:t>数量，如果</w:t>
      </w:r>
      <w:r>
        <w:t>PE</w:t>
      </w:r>
      <w:r>
        <w:t>数量确定后，</w:t>
      </w:r>
      <w:r>
        <w:rPr>
          <w:rFonts w:hint="eastAsia"/>
        </w:rPr>
        <w:t>性能</w:t>
      </w:r>
      <w:r>
        <w:t>主要</w:t>
      </w:r>
      <w:r w:rsidR="00AA241D">
        <w:rPr>
          <w:rFonts w:hint="eastAsia"/>
        </w:rPr>
        <w:t>依靠</w:t>
      </w:r>
      <w:r>
        <w:t>PE</w:t>
      </w:r>
      <w:r>
        <w:t>的利用率。</w:t>
      </w:r>
    </w:p>
    <w:p w14:paraId="10049531" w14:textId="77777777" w:rsidR="006476E1" w:rsidRDefault="006476E1" w:rsidP="006476E1">
      <w:pPr>
        <w:pStyle w:val="2"/>
      </w:pPr>
      <w:bookmarkStart w:id="192" w:name="_Toc495937259"/>
      <w:r>
        <w:rPr>
          <w:rFonts w:hint="eastAsia"/>
        </w:rPr>
        <w:t>数据复用</w:t>
      </w:r>
      <w:bookmarkEnd w:id="192"/>
    </w:p>
    <w:p w14:paraId="0BAF9090" w14:textId="77777777" w:rsidR="00373917" w:rsidRDefault="00373917" w:rsidP="006476E1">
      <w:pPr>
        <w:pStyle w:val="3"/>
      </w:pPr>
      <w:bookmarkStart w:id="193" w:name="_Toc495937260"/>
      <w:r>
        <w:rPr>
          <w:rFonts w:hint="eastAsia"/>
        </w:rPr>
        <w:t>Input</w:t>
      </w:r>
      <w:r>
        <w:t xml:space="preserve"> Reuse</w:t>
      </w:r>
      <w:r w:rsidR="00D35308">
        <w:rPr>
          <w:rFonts w:hint="eastAsia"/>
        </w:rPr>
        <w:t>（</w:t>
      </w:r>
      <w:r w:rsidR="00D35308">
        <w:rPr>
          <w:rFonts w:hint="eastAsia"/>
        </w:rPr>
        <w:t>IR</w:t>
      </w:r>
      <w:r w:rsidR="00D35308">
        <w:rPr>
          <w:rFonts w:hint="eastAsia"/>
        </w:rPr>
        <w:t>）</w:t>
      </w:r>
      <w:bookmarkEnd w:id="193"/>
    </w:p>
    <w:p w14:paraId="6949A0DA" w14:textId="77777777" w:rsidR="00373917" w:rsidRDefault="00373917" w:rsidP="00373917">
      <w:pPr>
        <w:pStyle w:val="a1"/>
      </w:pPr>
      <w:r>
        <w:rPr>
          <w:noProof/>
        </w:rPr>
        <w:drawing>
          <wp:inline distT="0" distB="0" distL="0" distR="0" wp14:anchorId="7B65E17F" wp14:editId="0E88B83B">
            <wp:extent cx="3378374" cy="1714588"/>
            <wp:effectExtent l="0" t="0" r="0" b="0"/>
            <wp:docPr id="221" name="图片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378374" cy="1714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CC268" w14:textId="77777777" w:rsidR="00373917" w:rsidRDefault="00373917" w:rsidP="00373917">
      <w:pPr>
        <w:pStyle w:val="a1"/>
      </w:pPr>
      <w:r>
        <w:rPr>
          <w:noProof/>
        </w:rPr>
        <w:drawing>
          <wp:inline distT="0" distB="0" distL="0" distR="0" wp14:anchorId="2E1062E9" wp14:editId="45AF5651">
            <wp:extent cx="2654436" cy="1428823"/>
            <wp:effectExtent l="0" t="0" r="0" b="0"/>
            <wp:docPr id="222" name="图片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654436" cy="142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AE93F" w14:textId="77777777" w:rsidR="003F7602" w:rsidRPr="003F7602" w:rsidRDefault="00016202" w:rsidP="003F7602">
      <w:pPr>
        <w:pStyle w:val="a1"/>
      </w:pPr>
      <w:r>
        <w:tab/>
        <w:t>R</w:t>
      </w:r>
      <w:r>
        <w:rPr>
          <w:rFonts w:hint="eastAsia"/>
        </w:rPr>
        <w:t>、</w:t>
      </w:r>
      <w:r>
        <w:t>C</w:t>
      </w:r>
      <w:r>
        <w:t>、</w:t>
      </w:r>
      <w:r>
        <w:t>M</w:t>
      </w:r>
      <w:r>
        <w:t>、</w:t>
      </w:r>
      <w:r>
        <w:t>N</w:t>
      </w:r>
      <w:r>
        <w:t>是外部循环，</w:t>
      </w:r>
      <w:r>
        <w:t>Tm/Tn</w:t>
      </w:r>
      <w:r>
        <w:rPr>
          <w:rFonts w:hint="eastAsia"/>
        </w:rPr>
        <w:t>是</w:t>
      </w:r>
      <w:r>
        <w:t>Core</w:t>
      </w:r>
      <w:r>
        <w:t>内部循环。</w:t>
      </w:r>
      <w:r>
        <w:t>Input channel</w:t>
      </w:r>
      <w:r>
        <w:t>切成了小块</w:t>
      </w:r>
      <w:r>
        <w:t>Tile Th*Tl * Tn</w:t>
      </w:r>
      <w:r>
        <w:rPr>
          <w:rFonts w:hint="eastAsia"/>
        </w:rPr>
        <w:t>，</w:t>
      </w:r>
      <w:r>
        <w:t>Th*Tl</w:t>
      </w:r>
      <w:r>
        <w:rPr>
          <w:rFonts w:hint="eastAsia"/>
        </w:rPr>
        <w:t>和</w:t>
      </w:r>
      <w:r w:rsidR="003F7602">
        <w:rPr>
          <w:rFonts w:hint="eastAsia"/>
        </w:rPr>
        <w:t>Tm</w:t>
      </w:r>
      <w:proofErr w:type="gramStart"/>
      <w:r>
        <w:t>个</w:t>
      </w:r>
      <w:proofErr w:type="gramEnd"/>
      <w:r>
        <w:t>Kernels</w:t>
      </w:r>
      <w:r>
        <w:t>卷积，得到</w:t>
      </w:r>
      <w:r>
        <w:rPr>
          <w:rFonts w:hint="eastAsia"/>
        </w:rPr>
        <w:t>Tc * Tr</w:t>
      </w:r>
      <w:r w:rsidR="0002673C">
        <w:t>*Tm</w:t>
      </w:r>
      <w:r>
        <w:t xml:space="preserve"> Output</w:t>
      </w:r>
      <w:r>
        <w:rPr>
          <w:rFonts w:hint="eastAsia"/>
        </w:rPr>
        <w:t>，然后</w:t>
      </w:r>
      <w:r w:rsidR="0002673C">
        <w:rPr>
          <w:rFonts w:hint="eastAsia"/>
        </w:rPr>
        <w:t>Kernel</w:t>
      </w:r>
      <w:r w:rsidR="0002673C">
        <w:rPr>
          <w:rFonts w:hint="eastAsia"/>
        </w:rPr>
        <w:t>循环</w:t>
      </w:r>
      <w:r w:rsidR="0002673C">
        <w:t>，得到</w:t>
      </w:r>
      <w:r w:rsidR="0002673C">
        <w:t>Tc*Tr*M</w:t>
      </w:r>
      <w:r w:rsidR="0002673C">
        <w:rPr>
          <w:rFonts w:hint="eastAsia"/>
        </w:rPr>
        <w:t>，</w:t>
      </w:r>
      <w:r>
        <w:t>Input</w:t>
      </w:r>
      <w:r w:rsidR="0002673C">
        <w:rPr>
          <w:rFonts w:hint="eastAsia"/>
        </w:rPr>
        <w:t>从</w:t>
      </w:r>
      <w:r>
        <w:t>Channel</w:t>
      </w:r>
      <w:r w:rsidR="0002673C">
        <w:rPr>
          <w:rFonts w:hint="eastAsia"/>
        </w:rPr>
        <w:t>遍历</w:t>
      </w:r>
      <w:r w:rsidR="0002673C">
        <w:t>后再</w:t>
      </w:r>
      <w:r w:rsidR="0002673C">
        <w:t>Map</w:t>
      </w:r>
      <w:r w:rsidR="0002673C">
        <w:t>上遍历</w:t>
      </w:r>
      <w:r>
        <w:t>。</w:t>
      </w:r>
    </w:p>
    <w:p w14:paraId="05C2EB16" w14:textId="77777777" w:rsidR="00373917" w:rsidRDefault="00D35308" w:rsidP="00373917">
      <w:pPr>
        <w:pStyle w:val="a1"/>
      </w:pPr>
      <w:r>
        <w:rPr>
          <w:rFonts w:hint="eastAsia"/>
        </w:rPr>
        <w:lastRenderedPageBreak/>
        <w:t>Step:</w:t>
      </w:r>
    </w:p>
    <w:p w14:paraId="21C14C43" w14:textId="77777777" w:rsidR="00D35308" w:rsidRDefault="00D35308" w:rsidP="00D35308">
      <w:pPr>
        <w:pStyle w:val="a1"/>
        <w:numPr>
          <w:ilvl w:val="0"/>
          <w:numId w:val="44"/>
        </w:numPr>
      </w:pPr>
      <w:r>
        <w:rPr>
          <w:rFonts w:hint="eastAsia"/>
        </w:rPr>
        <w:t>加载</w:t>
      </w:r>
      <w:r>
        <w:t>数据到</w:t>
      </w:r>
      <w:r>
        <w:t>Input Buffer</w:t>
      </w:r>
    </w:p>
    <w:p w14:paraId="0F9772B2" w14:textId="77777777" w:rsidR="003F7602" w:rsidRDefault="003F7602" w:rsidP="00D35308">
      <w:pPr>
        <w:pStyle w:val="a1"/>
        <w:numPr>
          <w:ilvl w:val="0"/>
          <w:numId w:val="44"/>
        </w:numPr>
      </w:pPr>
      <w:r>
        <w:rPr>
          <w:rFonts w:hint="eastAsia"/>
        </w:rPr>
        <w:t>加载</w:t>
      </w:r>
      <w:r>
        <w:t>Th * Tl * Tn</w:t>
      </w:r>
      <w:r>
        <w:rPr>
          <w:rFonts w:hint="eastAsia"/>
        </w:rPr>
        <w:t>到</w:t>
      </w:r>
      <w:r>
        <w:t>Input Reg</w:t>
      </w:r>
    </w:p>
    <w:p w14:paraId="4017CDA9" w14:textId="77777777" w:rsidR="003F7602" w:rsidRDefault="003F7602" w:rsidP="00D35308">
      <w:pPr>
        <w:pStyle w:val="a1"/>
        <w:numPr>
          <w:ilvl w:val="0"/>
          <w:numId w:val="44"/>
        </w:numPr>
      </w:pPr>
      <w:r>
        <w:rPr>
          <w:rFonts w:hint="eastAsia"/>
        </w:rPr>
        <w:t>加载</w:t>
      </w:r>
      <w:r w:rsidR="00934777">
        <w:rPr>
          <w:rFonts w:hint="eastAsia"/>
        </w:rPr>
        <w:t>Tm</w:t>
      </w:r>
      <w:proofErr w:type="gramStart"/>
      <w:r w:rsidR="00934777">
        <w:rPr>
          <w:rFonts w:hint="eastAsia"/>
        </w:rPr>
        <w:t>个</w:t>
      </w:r>
      <w:proofErr w:type="gramEnd"/>
      <w:r>
        <w:rPr>
          <w:rFonts w:hint="eastAsia"/>
        </w:rPr>
        <w:t>K</w:t>
      </w:r>
      <w:r>
        <w:t>*K Kernel</w:t>
      </w:r>
      <w:r w:rsidR="00934777">
        <w:rPr>
          <w:rFonts w:hint="eastAsia"/>
        </w:rPr>
        <w:t>的</w:t>
      </w:r>
      <w:r w:rsidR="00934777">
        <w:t>Tn channel</w:t>
      </w:r>
    </w:p>
    <w:p w14:paraId="6C39B2AB" w14:textId="77777777" w:rsidR="003F7602" w:rsidRDefault="003F7602" w:rsidP="00D35308">
      <w:pPr>
        <w:pStyle w:val="a1"/>
        <w:numPr>
          <w:ilvl w:val="0"/>
          <w:numId w:val="44"/>
        </w:numPr>
      </w:pPr>
      <w:r>
        <w:rPr>
          <w:rFonts w:hint="eastAsia"/>
        </w:rPr>
        <w:t>卷积</w:t>
      </w:r>
      <w:r>
        <w:t>计算，输出</w:t>
      </w:r>
      <w:r>
        <w:rPr>
          <w:rFonts w:hint="eastAsia"/>
        </w:rPr>
        <w:t>Tc</w:t>
      </w:r>
      <w:r>
        <w:t xml:space="preserve"> * Tl * Tm</w:t>
      </w:r>
      <w:r>
        <w:rPr>
          <w:rFonts w:hint="eastAsia"/>
        </w:rPr>
        <w:t>（需要</w:t>
      </w:r>
      <w:r>
        <w:t>和后面的</w:t>
      </w:r>
      <w:r>
        <w:t>M-Tm</w:t>
      </w:r>
      <w:proofErr w:type="gramStart"/>
      <w:r>
        <w:rPr>
          <w:rFonts w:hint="eastAsia"/>
        </w:rPr>
        <w:t>个</w:t>
      </w:r>
      <w:proofErr w:type="gramEnd"/>
      <w:r>
        <w:t>Kernel</w:t>
      </w:r>
      <w:r>
        <w:t>卷积</w:t>
      </w:r>
      <w:r>
        <w:rPr>
          <w:rFonts w:hint="eastAsia"/>
        </w:rPr>
        <w:t>结果</w:t>
      </w:r>
      <w:r>
        <w:t>叠加</w:t>
      </w:r>
      <w:r>
        <w:rPr>
          <w:rFonts w:hint="eastAsia"/>
        </w:rPr>
        <w:t>）</w:t>
      </w:r>
    </w:p>
    <w:p w14:paraId="7C8847FF" w14:textId="77777777" w:rsidR="00934777" w:rsidRDefault="00934777" w:rsidP="00D35308">
      <w:pPr>
        <w:pStyle w:val="a1"/>
        <w:numPr>
          <w:ilvl w:val="0"/>
          <w:numId w:val="44"/>
        </w:numPr>
      </w:pPr>
      <w:r>
        <w:rPr>
          <w:rFonts w:hint="eastAsia"/>
        </w:rPr>
        <w:t>加载</w:t>
      </w:r>
      <w:r>
        <w:t>Tm+1 ~ 2*Tm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Kernel</w:t>
      </w:r>
      <w:r>
        <w:rPr>
          <w:rFonts w:hint="eastAsia"/>
        </w:rPr>
        <w:t>，循环</w:t>
      </w:r>
      <w:r>
        <w:t>M</w:t>
      </w:r>
      <w:proofErr w:type="gramStart"/>
      <w:r>
        <w:t>个</w:t>
      </w:r>
      <w:proofErr w:type="gramEnd"/>
      <w:r>
        <w:t>Kernel</w:t>
      </w:r>
      <w:r>
        <w:t>，得到</w:t>
      </w:r>
      <w:r>
        <w:t>R * C * Tm Output</w:t>
      </w:r>
      <w:r w:rsidRPr="00934777">
        <w:rPr>
          <w:rFonts w:hint="eastAsia"/>
          <w:highlight w:val="yellow"/>
        </w:rPr>
        <w:t>部分</w:t>
      </w:r>
      <w:r>
        <w:t>和</w:t>
      </w:r>
    </w:p>
    <w:p w14:paraId="133F07D6" w14:textId="77777777" w:rsidR="00934777" w:rsidRDefault="00D35308" w:rsidP="00934777">
      <w:pPr>
        <w:pStyle w:val="a1"/>
        <w:numPr>
          <w:ilvl w:val="0"/>
          <w:numId w:val="44"/>
        </w:numPr>
      </w:pPr>
      <w:r>
        <w:t>Input maps</w:t>
      </w:r>
      <w:r w:rsidR="003F7602">
        <w:rPr>
          <w:rFonts w:hint="eastAsia"/>
        </w:rPr>
        <w:t>在</w:t>
      </w:r>
      <w:r w:rsidR="003F7602">
        <w:rPr>
          <w:rFonts w:hint="eastAsia"/>
        </w:rPr>
        <w:t>Tn</w:t>
      </w:r>
      <w:proofErr w:type="gramStart"/>
      <w:r w:rsidR="003F7602">
        <w:t>个</w:t>
      </w:r>
      <w:proofErr w:type="gramEnd"/>
      <w:r w:rsidR="003F7602">
        <w:t>Channel</w:t>
      </w:r>
      <w:r w:rsidR="003F7602">
        <w:t>滑动，</w:t>
      </w:r>
      <w:r w:rsidR="00934777">
        <w:rPr>
          <w:rFonts w:hint="eastAsia"/>
        </w:rPr>
        <w:t>直到</w:t>
      </w:r>
      <w:r w:rsidR="00934777">
        <w:t>N</w:t>
      </w:r>
      <w:proofErr w:type="gramStart"/>
      <w:r w:rsidR="00934777">
        <w:t>个</w:t>
      </w:r>
      <w:proofErr w:type="gramEnd"/>
      <w:r w:rsidR="00934777">
        <w:rPr>
          <w:rFonts w:hint="eastAsia"/>
        </w:rPr>
        <w:t>Input</w:t>
      </w:r>
      <w:r w:rsidR="00934777">
        <w:t xml:space="preserve"> Channel</w:t>
      </w:r>
      <w:r w:rsidR="00934777">
        <w:t>取完，</w:t>
      </w:r>
      <w:r w:rsidR="00934777">
        <w:rPr>
          <w:rFonts w:hint="eastAsia"/>
        </w:rPr>
        <w:t>得到</w:t>
      </w:r>
      <w:r w:rsidR="00934777">
        <w:t>R * C * M</w:t>
      </w:r>
      <w:r w:rsidR="00934777">
        <w:rPr>
          <w:rFonts w:hint="eastAsia"/>
        </w:rPr>
        <w:t xml:space="preserve"> Ouput</w:t>
      </w:r>
      <w:r w:rsidR="00934777">
        <w:rPr>
          <w:rFonts w:hint="eastAsia"/>
        </w:rPr>
        <w:t>。在</w:t>
      </w:r>
      <w:r w:rsidR="00934777">
        <w:rPr>
          <w:rFonts w:hint="eastAsia"/>
        </w:rPr>
        <w:t>Input</w:t>
      </w:r>
      <w:r w:rsidR="00934777">
        <w:t>纵向上滑动的时候，</w:t>
      </w:r>
      <w:r w:rsidR="00934777">
        <w:t>Ouput</w:t>
      </w:r>
      <w:r w:rsidR="00934777">
        <w:t>需要加载进来叠加，需要</w:t>
      </w:r>
      <w:r w:rsidR="00934777" w:rsidRPr="006C0737">
        <w:rPr>
          <w:highlight w:val="yellow"/>
        </w:rPr>
        <w:t>写</w:t>
      </w:r>
      <w:r w:rsidR="00934777" w:rsidRPr="006C0737">
        <w:rPr>
          <w:highlight w:val="yellow"/>
        </w:rPr>
        <w:t>N/Tn-1</w:t>
      </w:r>
      <w:r w:rsidR="00934777" w:rsidRPr="006C0737">
        <w:rPr>
          <w:rFonts w:hint="eastAsia"/>
          <w:highlight w:val="yellow"/>
        </w:rPr>
        <w:t>次</w:t>
      </w:r>
      <w:r w:rsidR="00934777" w:rsidRPr="006C0737">
        <w:rPr>
          <w:highlight w:val="yellow"/>
        </w:rPr>
        <w:t>，读</w:t>
      </w:r>
      <w:r w:rsidR="00934777" w:rsidRPr="006C0737">
        <w:rPr>
          <w:highlight w:val="yellow"/>
        </w:rPr>
        <w:t>N/Tn-1</w:t>
      </w:r>
      <w:r w:rsidR="00934777" w:rsidRPr="006C0737">
        <w:rPr>
          <w:rFonts w:hint="eastAsia"/>
          <w:highlight w:val="yellow"/>
        </w:rPr>
        <w:t>次</w:t>
      </w:r>
    </w:p>
    <w:p w14:paraId="741C5C81" w14:textId="77777777" w:rsidR="003F7602" w:rsidRDefault="003F7602" w:rsidP="00D35308">
      <w:pPr>
        <w:pStyle w:val="a1"/>
        <w:numPr>
          <w:ilvl w:val="0"/>
          <w:numId w:val="44"/>
        </w:numPr>
      </w:pPr>
      <w:r>
        <w:t>Input Map</w:t>
      </w:r>
      <w:r>
        <w:t>在</w:t>
      </w:r>
      <w:r w:rsidR="00934777">
        <w:rPr>
          <w:rFonts w:hint="eastAsia"/>
        </w:rPr>
        <w:t>Map</w:t>
      </w:r>
      <w:r>
        <w:rPr>
          <w:rFonts w:hint="eastAsia"/>
        </w:rPr>
        <w:t>上移动</w:t>
      </w:r>
      <w:r>
        <w:t>，</w:t>
      </w:r>
      <w:r w:rsidR="00934777">
        <w:rPr>
          <w:rFonts w:hint="eastAsia"/>
        </w:rPr>
        <w:t>遍历</w:t>
      </w:r>
      <w:r>
        <w:t>整个</w:t>
      </w:r>
      <w:r>
        <w:t>H*L</w:t>
      </w:r>
      <w:r>
        <w:rPr>
          <w:rFonts w:hint="eastAsia"/>
        </w:rPr>
        <w:t>后</w:t>
      </w:r>
      <w:r>
        <w:t>，得到</w:t>
      </w:r>
      <w:r>
        <w:t>R*C*</w:t>
      </w:r>
      <w:r w:rsidR="006C0737">
        <w:t>M</w:t>
      </w:r>
    </w:p>
    <w:p w14:paraId="7F15B0CD" w14:textId="77777777" w:rsidR="00D35308" w:rsidRDefault="00D35308" w:rsidP="00D35308">
      <w:pPr>
        <w:pStyle w:val="a1"/>
        <w:numPr>
          <w:ilvl w:val="0"/>
          <w:numId w:val="44"/>
        </w:numPr>
      </w:pPr>
      <w:r>
        <w:rPr>
          <w:rFonts w:hint="eastAsia"/>
        </w:rPr>
        <w:t>输出</w:t>
      </w:r>
      <w:r>
        <w:t>叠加</w:t>
      </w:r>
    </w:p>
    <w:p w14:paraId="7E2CB70F" w14:textId="77777777" w:rsidR="00D35308" w:rsidRDefault="00D35308" w:rsidP="00D35308">
      <w:pPr>
        <w:pStyle w:val="a1"/>
        <w:ind w:left="420" w:firstLine="0"/>
      </w:pPr>
      <w:r>
        <w:rPr>
          <w:rFonts w:hint="eastAsia"/>
        </w:rPr>
        <w:t>Input</w:t>
      </w:r>
      <w:r>
        <w:t>数据</w:t>
      </w:r>
      <w:r>
        <w:rPr>
          <w:rFonts w:hint="eastAsia"/>
        </w:rPr>
        <w:t>只读取</w:t>
      </w:r>
      <w:r>
        <w:t>一遍，</w:t>
      </w:r>
      <w:r w:rsidR="001538DF">
        <w:rPr>
          <w:rFonts w:hint="eastAsia"/>
        </w:rPr>
        <w:t>a</w:t>
      </w:r>
      <w:r w:rsidR="001538DF">
        <w:t>i=1</w:t>
      </w:r>
      <w:r w:rsidR="001538DF">
        <w:rPr>
          <w:rFonts w:hint="eastAsia"/>
        </w:rPr>
        <w:t>，</w:t>
      </w:r>
      <w:bookmarkStart w:id="194" w:name="OLE_LINK22"/>
      <w:bookmarkStart w:id="195" w:name="OLE_LINK23"/>
      <w:r w:rsidR="001538DF">
        <w:t>ao = 2</w:t>
      </w:r>
      <w:r w:rsidR="001538DF">
        <w:rPr>
          <w:rFonts w:hint="eastAsia"/>
        </w:rPr>
        <w:t>（</w:t>
      </w:r>
      <m:oMath>
        <m:d>
          <m:dPr>
            <m:begChr m:val="⌈"/>
            <m:endChr m:val="⌉"/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N/Tn</m:t>
            </m:r>
          </m:e>
        </m:d>
      </m:oMath>
      <w:r w:rsidR="00A71C06">
        <w:t xml:space="preserve"> </w:t>
      </w:r>
      <w:r w:rsidR="001538DF">
        <w:t xml:space="preserve"> -1</w:t>
      </w:r>
      <w:r w:rsidR="001538DF">
        <w:rPr>
          <w:rFonts w:hint="eastAsia"/>
        </w:rPr>
        <w:t>）</w:t>
      </w:r>
      <w:bookmarkEnd w:id="194"/>
      <w:bookmarkEnd w:id="195"/>
      <w:r w:rsidR="00A71C06">
        <w:rPr>
          <w:rFonts w:hint="eastAsia"/>
        </w:rPr>
        <w:t>，</w:t>
      </w:r>
      <w:r w:rsidR="00A71C06">
        <w:t xml:space="preserve">aw = </w:t>
      </w:r>
      <m:oMath>
        <m:d>
          <m:dPr>
            <m:begChr m:val="⌈"/>
            <m:endChr m:val="⌉"/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H/Th</m:t>
            </m:r>
          </m:e>
        </m:d>
      </m:oMath>
      <w:r w:rsidR="00A71C06">
        <w:t xml:space="preserve"> </w:t>
      </w:r>
      <w:bookmarkStart w:id="196" w:name="OLE_LINK18"/>
      <w:bookmarkStart w:id="197" w:name="OLE_LINK19"/>
      <m:oMath>
        <m:d>
          <m:dPr>
            <m:begChr m:val="⌈"/>
            <m:endChr m:val="⌉"/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L/TI</m:t>
            </m:r>
          </m:e>
        </m:d>
      </m:oMath>
      <w:r w:rsidR="00A71C06">
        <w:t xml:space="preserve"> </w:t>
      </w:r>
      <w:bookmarkEnd w:id="196"/>
      <w:bookmarkEnd w:id="197"/>
    </w:p>
    <w:p w14:paraId="1477ADC4" w14:textId="77777777" w:rsidR="00A71C06" w:rsidRDefault="00D3722B" w:rsidP="00D35308">
      <w:pPr>
        <w:pStyle w:val="a1"/>
        <w:ind w:left="420" w:firstLine="0"/>
      </w:pPr>
      <m:oMath>
        <m:d>
          <m:dPr>
            <m:begChr m:val="⌈"/>
            <m:endChr m:val="⌉"/>
            <m:ctrlPr>
              <w:rPr>
                <w:rFonts w:ascii="Cambria Math" w:hAnsi="Cambria Math"/>
              </w:rPr>
            </m:ctrlPr>
          </m:dPr>
          <m:e/>
        </m:d>
      </m:oMath>
      <w:r w:rsidR="00A71C06">
        <w:rPr>
          <w:rFonts w:hint="eastAsia"/>
        </w:rPr>
        <w:t>为向上</w:t>
      </w:r>
      <w:r w:rsidR="00A71C06">
        <w:t>取整</w:t>
      </w:r>
    </w:p>
    <w:p w14:paraId="4E5200A9" w14:textId="77777777" w:rsidR="00016202" w:rsidRDefault="00425341" w:rsidP="00D35308">
      <w:pPr>
        <w:pStyle w:val="a1"/>
        <w:ind w:left="420" w:firstLine="0"/>
      </w:pPr>
      <w:r>
        <w:object w:dxaOrig="11430" w:dyaOrig="10845" w14:anchorId="76776AFF">
          <v:shape id="_x0000_i1047" type="#_x0000_t75" style="width:342pt;height:325pt" o:ole="">
            <v:imagedata r:id="rId88" o:title=""/>
          </v:shape>
          <o:OLEObject Type="Embed" ProgID="Visio.Drawing.15" ShapeID="_x0000_i1047" DrawAspect="Content" ObjectID="_1583754612" r:id="rId89"/>
        </w:object>
      </w:r>
    </w:p>
    <w:p w14:paraId="3AF01FAC" w14:textId="77777777" w:rsidR="006C0737" w:rsidRPr="00373917" w:rsidRDefault="0053522F" w:rsidP="000F209E">
      <w:pPr>
        <w:pStyle w:val="a1"/>
      </w:pPr>
      <w:r>
        <w:rPr>
          <w:rFonts w:hint="eastAsia"/>
        </w:rPr>
        <w:t>Input</w:t>
      </w:r>
      <w:r>
        <w:t xml:space="preserve"> Data</w:t>
      </w:r>
      <w:r w:rsidR="000F209E">
        <w:rPr>
          <w:rFonts w:hint="eastAsia"/>
        </w:rPr>
        <w:t>以</w:t>
      </w:r>
      <w:r>
        <w:t>Tile</w:t>
      </w:r>
      <w:r>
        <w:t>为单位，往</w:t>
      </w:r>
      <w:r>
        <w:t>channel</w:t>
      </w:r>
      <w:r>
        <w:t>方向取数。</w:t>
      </w:r>
      <w:r>
        <w:t>Weights</w:t>
      </w:r>
      <w:r>
        <w:t>在</w:t>
      </w:r>
      <w:r w:rsidR="000F209E">
        <w:rPr>
          <w:rFonts w:hint="eastAsia"/>
        </w:rPr>
        <w:t>Tn</w:t>
      </w:r>
      <w:r w:rsidR="000F209E">
        <w:t xml:space="preserve"> channel</w:t>
      </w:r>
      <w:r w:rsidR="000F209E">
        <w:t>为单位，遍历整个</w:t>
      </w:r>
      <w:r w:rsidR="000F209E">
        <w:t>weights</w:t>
      </w:r>
      <w:r w:rsidR="000F209E">
        <w:rPr>
          <w:rFonts w:hint="eastAsia"/>
        </w:rPr>
        <w:t>。</w:t>
      </w:r>
      <w:r w:rsidR="000F209E">
        <w:rPr>
          <w:rFonts w:hint="eastAsia"/>
        </w:rPr>
        <w:t>Output</w:t>
      </w:r>
      <w:r w:rsidR="000F209E">
        <w:t xml:space="preserve"> Data</w:t>
      </w:r>
      <w:r w:rsidR="000F209E">
        <w:rPr>
          <w:rFonts w:hint="eastAsia"/>
        </w:rPr>
        <w:t>以</w:t>
      </w:r>
      <w:r w:rsidR="000F209E">
        <w:t>Tile</w:t>
      </w:r>
      <w:r w:rsidR="000F209E">
        <w:t>为单位，往</w:t>
      </w:r>
      <w:r w:rsidR="000F209E">
        <w:t>channel</w:t>
      </w:r>
      <w:r w:rsidR="000F209E">
        <w:t>方向完成后传到</w:t>
      </w:r>
      <w:r w:rsidR="000F209E">
        <w:t>DRAM</w:t>
      </w:r>
      <w:r w:rsidR="000F209E">
        <w:t>。</w:t>
      </w:r>
    </w:p>
    <w:p w14:paraId="28FBDFE1" w14:textId="77777777" w:rsidR="00373917" w:rsidRDefault="00373917" w:rsidP="006476E1">
      <w:pPr>
        <w:pStyle w:val="3"/>
      </w:pPr>
      <w:bookmarkStart w:id="198" w:name="_Toc495937261"/>
      <w:r>
        <w:t>Out</w:t>
      </w:r>
      <w:r>
        <w:rPr>
          <w:rFonts w:hint="eastAsia"/>
        </w:rPr>
        <w:t>put</w:t>
      </w:r>
      <w:r>
        <w:t xml:space="preserve"> Reuse</w:t>
      </w:r>
      <w:r w:rsidR="00D35308">
        <w:rPr>
          <w:rFonts w:hint="eastAsia"/>
        </w:rPr>
        <w:t>（</w:t>
      </w:r>
      <w:r w:rsidR="00D35308">
        <w:t>O</w:t>
      </w:r>
      <w:r w:rsidR="00D35308">
        <w:rPr>
          <w:rFonts w:hint="eastAsia"/>
        </w:rPr>
        <w:t>R</w:t>
      </w:r>
      <w:r w:rsidR="00D35308">
        <w:rPr>
          <w:rFonts w:hint="eastAsia"/>
        </w:rPr>
        <w:t>）</w:t>
      </w:r>
      <w:bookmarkEnd w:id="198"/>
    </w:p>
    <w:p w14:paraId="61C87EC5" w14:textId="77777777" w:rsidR="0002673C" w:rsidRDefault="0002673C" w:rsidP="0002673C">
      <w:pPr>
        <w:pStyle w:val="a1"/>
      </w:pPr>
    </w:p>
    <w:p w14:paraId="63B44912" w14:textId="77777777" w:rsidR="0002673C" w:rsidRDefault="0002673C" w:rsidP="0002673C">
      <w:pPr>
        <w:pStyle w:val="a1"/>
      </w:pPr>
      <w:r>
        <w:rPr>
          <w:noProof/>
        </w:rPr>
        <w:lastRenderedPageBreak/>
        <w:drawing>
          <wp:inline distT="0" distB="0" distL="0" distR="0" wp14:anchorId="7BD03226" wp14:editId="7D20CDEB">
            <wp:extent cx="3246401" cy="1432684"/>
            <wp:effectExtent l="0" t="0" r="0" b="0"/>
            <wp:docPr id="231" name="图片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246401" cy="143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41AE6" w14:textId="77777777" w:rsidR="0002673C" w:rsidRDefault="0002673C" w:rsidP="0002673C">
      <w:pPr>
        <w:pStyle w:val="a1"/>
      </w:pPr>
      <w:r>
        <w:rPr>
          <w:noProof/>
        </w:rPr>
        <w:drawing>
          <wp:inline distT="0" distB="0" distL="0" distR="0" wp14:anchorId="6E88A2C9" wp14:editId="0AD9E0F3">
            <wp:extent cx="2583404" cy="1196444"/>
            <wp:effectExtent l="0" t="0" r="7620" b="3810"/>
            <wp:docPr id="230" name="图片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583404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8977D" w14:textId="77777777" w:rsidR="0002673C" w:rsidRPr="003F7602" w:rsidRDefault="0002673C" w:rsidP="0002673C">
      <w:pPr>
        <w:pStyle w:val="a1"/>
      </w:pPr>
      <w:r>
        <w:t>R</w:t>
      </w:r>
      <w:r>
        <w:rPr>
          <w:rFonts w:hint="eastAsia"/>
        </w:rPr>
        <w:t>、</w:t>
      </w:r>
      <w:r>
        <w:t>C</w:t>
      </w:r>
      <w:r>
        <w:t>、</w:t>
      </w:r>
      <w:r>
        <w:t>M</w:t>
      </w:r>
      <w:r>
        <w:t>、</w:t>
      </w:r>
      <w:r>
        <w:t>N</w:t>
      </w:r>
      <w:r>
        <w:t>是外部循环，</w:t>
      </w:r>
      <w:r>
        <w:t>Tm</w:t>
      </w:r>
      <w:r>
        <w:rPr>
          <w:rFonts w:hint="eastAsia"/>
        </w:rPr>
        <w:t>、</w:t>
      </w:r>
      <w:r>
        <w:t>Tn</w:t>
      </w:r>
      <w:r>
        <w:rPr>
          <w:rFonts w:hint="eastAsia"/>
        </w:rPr>
        <w:t>是</w:t>
      </w:r>
      <w:r>
        <w:t>Core</w:t>
      </w:r>
      <w:r>
        <w:t>内部循环。</w:t>
      </w:r>
      <w:r>
        <w:t>Input channel</w:t>
      </w:r>
      <w:r>
        <w:t>切成了小块</w:t>
      </w:r>
      <w:r>
        <w:t>Tile Th*Tl * Tn</w:t>
      </w:r>
      <w:r>
        <w:rPr>
          <w:rFonts w:hint="eastAsia"/>
        </w:rPr>
        <w:t>，</w:t>
      </w:r>
      <w:r>
        <w:t>Th*Tl</w:t>
      </w:r>
      <w:r>
        <w:rPr>
          <w:rFonts w:hint="eastAsia"/>
        </w:rPr>
        <w:t>和</w:t>
      </w:r>
      <w:r>
        <w:rPr>
          <w:rFonts w:hint="eastAsia"/>
        </w:rPr>
        <w:t>Tm</w:t>
      </w:r>
      <w:proofErr w:type="gramStart"/>
      <w:r>
        <w:t>个</w:t>
      </w:r>
      <w:proofErr w:type="gramEnd"/>
      <w:r>
        <w:t>Kernels</w:t>
      </w:r>
      <w:r>
        <w:t>卷积，</w:t>
      </w:r>
      <w:r>
        <w:t>Input</w:t>
      </w:r>
      <w:r>
        <w:t>换</w:t>
      </w:r>
      <w:r>
        <w:t>Next Channel</w:t>
      </w:r>
      <w:r w:rsidR="00C2630A">
        <w:rPr>
          <w:rFonts w:hint="eastAsia"/>
        </w:rPr>
        <w:t>，叠加得到</w:t>
      </w:r>
      <w:r w:rsidR="00C2630A">
        <w:t>Tr*Tc*Tm</w:t>
      </w:r>
      <w:r w:rsidR="00C2630A">
        <w:rPr>
          <w:rFonts w:hint="eastAsia"/>
        </w:rPr>
        <w:t>最终</w:t>
      </w:r>
      <w:r w:rsidR="00C2630A">
        <w:t>结果</w:t>
      </w:r>
      <w:r w:rsidR="00C2630A">
        <w:rPr>
          <w:rFonts w:hint="eastAsia"/>
        </w:rPr>
        <w:t>再</w:t>
      </w:r>
      <w:r w:rsidR="00C2630A">
        <w:t>输出</w:t>
      </w:r>
      <w:r w:rsidR="00C2630A">
        <w:rPr>
          <w:rFonts w:hint="eastAsia"/>
        </w:rPr>
        <w:t>，</w:t>
      </w:r>
      <w:r w:rsidR="00C2630A">
        <w:t>然后</w:t>
      </w:r>
      <w:r w:rsidR="00C2630A">
        <w:t>Kernel</w:t>
      </w:r>
      <w:r w:rsidR="00C2630A">
        <w:t>遍历，得到</w:t>
      </w:r>
      <w:r w:rsidR="00C2630A">
        <w:t>Tr*Tc*M</w:t>
      </w:r>
      <w:r w:rsidR="00C2630A">
        <w:rPr>
          <w:rFonts w:hint="eastAsia"/>
        </w:rPr>
        <w:t>。</w:t>
      </w:r>
    </w:p>
    <w:p w14:paraId="5C885726" w14:textId="77777777" w:rsidR="0002673C" w:rsidRDefault="0002673C" w:rsidP="0002673C">
      <w:pPr>
        <w:pStyle w:val="a1"/>
      </w:pPr>
      <w:bookmarkStart w:id="199" w:name="OLE_LINK20"/>
      <w:bookmarkStart w:id="200" w:name="OLE_LINK21"/>
      <w:r>
        <w:rPr>
          <w:rFonts w:hint="eastAsia"/>
        </w:rPr>
        <w:t>Step:</w:t>
      </w:r>
    </w:p>
    <w:p w14:paraId="7584243E" w14:textId="77777777" w:rsidR="0002673C" w:rsidRDefault="0002673C" w:rsidP="000E08B0">
      <w:pPr>
        <w:pStyle w:val="a1"/>
        <w:numPr>
          <w:ilvl w:val="0"/>
          <w:numId w:val="45"/>
        </w:numPr>
      </w:pPr>
      <w:r>
        <w:rPr>
          <w:rFonts w:hint="eastAsia"/>
        </w:rPr>
        <w:t>加载</w:t>
      </w:r>
      <w:r>
        <w:t>数据到</w:t>
      </w:r>
      <w:r>
        <w:t>Input Buffer</w:t>
      </w:r>
    </w:p>
    <w:p w14:paraId="696F5DC0" w14:textId="77777777" w:rsidR="0002673C" w:rsidRDefault="0002673C" w:rsidP="000E08B0">
      <w:pPr>
        <w:pStyle w:val="a1"/>
        <w:numPr>
          <w:ilvl w:val="0"/>
          <w:numId w:val="45"/>
        </w:numPr>
      </w:pPr>
      <w:r>
        <w:rPr>
          <w:rFonts w:hint="eastAsia"/>
        </w:rPr>
        <w:t>加载</w:t>
      </w:r>
      <w:r>
        <w:t>Th * Tl * Tn</w:t>
      </w:r>
      <w:r>
        <w:rPr>
          <w:rFonts w:hint="eastAsia"/>
        </w:rPr>
        <w:t>到</w:t>
      </w:r>
      <w:r>
        <w:t>Input Reg</w:t>
      </w:r>
    </w:p>
    <w:p w14:paraId="706C7912" w14:textId="77777777" w:rsidR="0002673C" w:rsidRDefault="0002673C" w:rsidP="000E08B0">
      <w:pPr>
        <w:pStyle w:val="a1"/>
        <w:numPr>
          <w:ilvl w:val="0"/>
          <w:numId w:val="45"/>
        </w:numPr>
      </w:pPr>
      <w:r>
        <w:rPr>
          <w:rFonts w:hint="eastAsia"/>
        </w:rPr>
        <w:t>加载</w:t>
      </w:r>
      <w:r>
        <w:rPr>
          <w:rFonts w:hint="eastAsia"/>
        </w:rPr>
        <w:t>Tm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K</w:t>
      </w:r>
      <w:r>
        <w:t>*K Kernel</w:t>
      </w:r>
      <w:r>
        <w:rPr>
          <w:rFonts w:hint="eastAsia"/>
        </w:rPr>
        <w:t>的</w:t>
      </w:r>
      <w:r>
        <w:t>Tn channel</w:t>
      </w:r>
    </w:p>
    <w:p w14:paraId="0C6D9E14" w14:textId="77777777" w:rsidR="0002673C" w:rsidRDefault="0002673C" w:rsidP="000E08B0">
      <w:pPr>
        <w:pStyle w:val="a1"/>
        <w:numPr>
          <w:ilvl w:val="0"/>
          <w:numId w:val="45"/>
        </w:numPr>
      </w:pPr>
      <w:r>
        <w:rPr>
          <w:rFonts w:hint="eastAsia"/>
        </w:rPr>
        <w:t>卷积</w:t>
      </w:r>
      <w:r>
        <w:t>计算，输出</w:t>
      </w:r>
      <w:r>
        <w:rPr>
          <w:rFonts w:hint="eastAsia"/>
        </w:rPr>
        <w:t>Tc</w:t>
      </w:r>
      <w:r>
        <w:t xml:space="preserve"> * Tl * Tm</w:t>
      </w:r>
      <w:r>
        <w:rPr>
          <w:rFonts w:hint="eastAsia"/>
        </w:rPr>
        <w:t>（需要</w:t>
      </w:r>
      <w:r>
        <w:t>和后面的</w:t>
      </w:r>
      <w:r>
        <w:t>M-Tm</w:t>
      </w:r>
      <w:proofErr w:type="gramStart"/>
      <w:r>
        <w:rPr>
          <w:rFonts w:hint="eastAsia"/>
        </w:rPr>
        <w:t>个</w:t>
      </w:r>
      <w:proofErr w:type="gramEnd"/>
      <w:r>
        <w:t>Kernel</w:t>
      </w:r>
      <w:r>
        <w:t>卷积</w:t>
      </w:r>
      <w:r>
        <w:rPr>
          <w:rFonts w:hint="eastAsia"/>
        </w:rPr>
        <w:t>结果</w:t>
      </w:r>
      <w:r>
        <w:t>叠加</w:t>
      </w:r>
      <w:r>
        <w:rPr>
          <w:rFonts w:hint="eastAsia"/>
        </w:rPr>
        <w:t>）</w:t>
      </w:r>
    </w:p>
    <w:p w14:paraId="64562687" w14:textId="77777777" w:rsidR="0002673C" w:rsidRDefault="0002673C" w:rsidP="000E08B0">
      <w:pPr>
        <w:pStyle w:val="a1"/>
        <w:numPr>
          <w:ilvl w:val="0"/>
          <w:numId w:val="45"/>
        </w:numPr>
      </w:pPr>
      <w:r>
        <w:rPr>
          <w:rFonts w:hint="eastAsia"/>
        </w:rPr>
        <w:t>加载</w:t>
      </w:r>
      <w:r>
        <w:t>T</w:t>
      </w:r>
      <w:r w:rsidR="00322F02">
        <w:t>n</w:t>
      </w:r>
      <w:r>
        <w:t>+1 ~ 2*T</w:t>
      </w:r>
      <w:r w:rsidR="00322F02">
        <w:t>n</w:t>
      </w:r>
      <w:proofErr w:type="gramStart"/>
      <w:r>
        <w:rPr>
          <w:rFonts w:hint="eastAsia"/>
        </w:rPr>
        <w:t>个</w:t>
      </w:r>
      <w:proofErr w:type="gramEnd"/>
      <w:r w:rsidR="00322F02">
        <w:t>Input</w:t>
      </w:r>
      <w:r>
        <w:rPr>
          <w:rFonts w:hint="eastAsia"/>
        </w:rPr>
        <w:t>，</w:t>
      </w:r>
      <w:r w:rsidR="00322F02">
        <w:rPr>
          <w:rFonts w:hint="eastAsia"/>
        </w:rPr>
        <w:t>遍历</w:t>
      </w:r>
      <w:r w:rsidR="00322F02">
        <w:t xml:space="preserve">N channel </w:t>
      </w:r>
      <w:r w:rsidR="00322F02">
        <w:rPr>
          <w:rFonts w:hint="eastAsia"/>
        </w:rPr>
        <w:t>Input</w:t>
      </w:r>
      <w:r>
        <w:t>，得到</w:t>
      </w:r>
      <w:r w:rsidR="00322F02">
        <w:t>Tr</w:t>
      </w:r>
      <w:r>
        <w:t xml:space="preserve"> * </w:t>
      </w:r>
      <w:r w:rsidR="00322F02">
        <w:t>Tc</w:t>
      </w:r>
      <w:r>
        <w:t xml:space="preserve"> * Tm Output</w:t>
      </w:r>
      <w:r w:rsidR="00CA10BB">
        <w:t xml:space="preserve"> </w:t>
      </w:r>
    </w:p>
    <w:p w14:paraId="5810EAE6" w14:textId="77777777" w:rsidR="0002673C" w:rsidRDefault="00CA10BB" w:rsidP="000E08B0">
      <w:pPr>
        <w:pStyle w:val="a1"/>
        <w:numPr>
          <w:ilvl w:val="0"/>
          <w:numId w:val="45"/>
        </w:numPr>
      </w:pPr>
      <w:r>
        <w:rPr>
          <w:rFonts w:hint="eastAsia"/>
        </w:rPr>
        <w:t>遍历</w:t>
      </w:r>
      <w:r>
        <w:t>M</w:t>
      </w:r>
      <w:proofErr w:type="gramStart"/>
      <w:r>
        <w:t>个</w:t>
      </w:r>
      <w:proofErr w:type="gramEnd"/>
      <w:r>
        <w:t>Kernel</w:t>
      </w:r>
      <w:r>
        <w:rPr>
          <w:rFonts w:hint="eastAsia"/>
        </w:rPr>
        <w:t>，</w:t>
      </w:r>
      <w:r w:rsidR="0002673C">
        <w:rPr>
          <w:rFonts w:hint="eastAsia"/>
        </w:rPr>
        <w:t>得到</w:t>
      </w:r>
      <w:r>
        <w:t>Tr</w:t>
      </w:r>
      <w:r w:rsidR="0002673C">
        <w:t xml:space="preserve"> * </w:t>
      </w:r>
      <w:r>
        <w:t>Tc</w:t>
      </w:r>
      <w:r w:rsidR="0002673C">
        <w:t xml:space="preserve"> * M</w:t>
      </w:r>
      <w:r w:rsidR="0002673C">
        <w:rPr>
          <w:rFonts w:hint="eastAsia"/>
        </w:rPr>
        <w:t xml:space="preserve"> Ouput</w:t>
      </w:r>
      <w:r w:rsidR="0002673C">
        <w:rPr>
          <w:rFonts w:hint="eastAsia"/>
        </w:rPr>
        <w:t>。</w:t>
      </w:r>
      <w:r>
        <w:rPr>
          <w:rFonts w:hint="eastAsia"/>
        </w:rPr>
        <w:t>Kernel</w:t>
      </w:r>
      <w:r>
        <w:rPr>
          <w:rFonts w:hint="eastAsia"/>
        </w:rPr>
        <w:t>循环</w:t>
      </w:r>
      <w:r>
        <w:t>了</w:t>
      </w:r>
      <w:r>
        <w:rPr>
          <w:rFonts w:hint="eastAsia"/>
        </w:rPr>
        <w:t>1</w:t>
      </w:r>
      <w:r>
        <w:rPr>
          <w:rFonts w:hint="eastAsia"/>
        </w:rPr>
        <w:t>遍</w:t>
      </w:r>
      <w:r>
        <w:t>，</w:t>
      </w:r>
      <w:r w:rsidR="0002673C">
        <w:rPr>
          <w:rFonts w:hint="eastAsia"/>
        </w:rPr>
        <w:t>Input</w:t>
      </w:r>
      <w:r>
        <w:rPr>
          <w:rFonts w:hint="eastAsia"/>
        </w:rPr>
        <w:t>循环了</w:t>
      </w:r>
      <w:r>
        <w:t>M/Tm</w:t>
      </w:r>
      <w:r>
        <w:rPr>
          <w:rFonts w:hint="eastAsia"/>
        </w:rPr>
        <w:t>次</w:t>
      </w:r>
    </w:p>
    <w:p w14:paraId="1C105BF0" w14:textId="77777777" w:rsidR="0002673C" w:rsidRDefault="0002673C" w:rsidP="000E08B0">
      <w:pPr>
        <w:pStyle w:val="a1"/>
        <w:numPr>
          <w:ilvl w:val="0"/>
          <w:numId w:val="45"/>
        </w:numPr>
      </w:pPr>
      <w:r>
        <w:t>Input Map</w:t>
      </w:r>
      <w:r>
        <w:t>在</w:t>
      </w:r>
      <w:r>
        <w:rPr>
          <w:rFonts w:hint="eastAsia"/>
        </w:rPr>
        <w:t>Map</w:t>
      </w:r>
      <w:r>
        <w:rPr>
          <w:rFonts w:hint="eastAsia"/>
        </w:rPr>
        <w:t>上移动</w:t>
      </w:r>
      <w:r>
        <w:t>，</w:t>
      </w:r>
      <w:r>
        <w:rPr>
          <w:rFonts w:hint="eastAsia"/>
        </w:rPr>
        <w:t>遍历</w:t>
      </w:r>
      <w:r>
        <w:t>整个</w:t>
      </w:r>
      <w:r>
        <w:t>H*L</w:t>
      </w:r>
      <w:r>
        <w:rPr>
          <w:rFonts w:hint="eastAsia"/>
        </w:rPr>
        <w:t>后</w:t>
      </w:r>
      <w:r>
        <w:t>，得到</w:t>
      </w:r>
      <w:r>
        <w:t>R*C*M</w:t>
      </w:r>
    </w:p>
    <w:p w14:paraId="3AA3CC9F" w14:textId="77777777" w:rsidR="0002673C" w:rsidRDefault="0002673C" w:rsidP="000E08B0">
      <w:pPr>
        <w:pStyle w:val="a1"/>
        <w:numPr>
          <w:ilvl w:val="0"/>
          <w:numId w:val="45"/>
        </w:numPr>
      </w:pPr>
      <w:r>
        <w:rPr>
          <w:rFonts w:hint="eastAsia"/>
        </w:rPr>
        <w:t>输出</w:t>
      </w:r>
      <w:r>
        <w:t>叠加</w:t>
      </w:r>
    </w:p>
    <w:p w14:paraId="38EDBFB6" w14:textId="77777777" w:rsidR="0002673C" w:rsidRDefault="0002673C" w:rsidP="0002673C">
      <w:pPr>
        <w:pStyle w:val="a1"/>
      </w:pPr>
      <w:r>
        <w:rPr>
          <w:rFonts w:hint="eastAsia"/>
        </w:rPr>
        <w:t>a</w:t>
      </w:r>
      <w:r>
        <w:t>i=</w:t>
      </w:r>
      <m:oMath>
        <m:d>
          <m:dPr>
            <m:begChr m:val="⌈"/>
            <m:endChr m:val="⌉"/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M/Tm</m:t>
            </m:r>
          </m:e>
        </m:d>
      </m:oMath>
      <w:r>
        <w:rPr>
          <w:rFonts w:hint="eastAsia"/>
        </w:rPr>
        <w:t>，</w:t>
      </w:r>
      <w:r>
        <w:t xml:space="preserve">ao = </w:t>
      </w:r>
      <w:r w:rsidR="00CA10BB">
        <w:t>1</w:t>
      </w:r>
      <w:r>
        <w:rPr>
          <w:rFonts w:hint="eastAsia"/>
        </w:rPr>
        <w:t>，</w:t>
      </w:r>
      <w:r>
        <w:t xml:space="preserve">aw = </w:t>
      </w:r>
      <m:oMath>
        <m:d>
          <m:dPr>
            <m:begChr m:val="⌈"/>
            <m:endChr m:val="⌉"/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R/Tr</m:t>
            </m:r>
          </m:e>
        </m:d>
      </m:oMath>
      <w:r>
        <w:t xml:space="preserve"> </w:t>
      </w:r>
      <m:oMath>
        <m:d>
          <m:dPr>
            <m:begChr m:val="⌈"/>
            <m:endChr m:val="⌉"/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C/Tc</m:t>
            </m:r>
          </m:e>
        </m:d>
      </m:oMath>
    </w:p>
    <w:bookmarkEnd w:id="199"/>
    <w:bookmarkEnd w:id="200"/>
    <w:p w14:paraId="13E07BB1" w14:textId="77777777" w:rsidR="00425341" w:rsidRDefault="00425341" w:rsidP="0002673C">
      <w:pPr>
        <w:pStyle w:val="a1"/>
      </w:pPr>
      <w:r>
        <w:object w:dxaOrig="11670" w:dyaOrig="10845" w14:anchorId="2A325CC1">
          <v:shape id="_x0000_i1048" type="#_x0000_t75" style="width:312pt;height:291pt" o:ole="">
            <v:imagedata r:id="rId92" o:title=""/>
          </v:shape>
          <o:OLEObject Type="Embed" ProgID="Visio.Drawing.15" ShapeID="_x0000_i1048" DrawAspect="Content" ObjectID="_1583754613" r:id="rId93"/>
        </w:object>
      </w:r>
    </w:p>
    <w:p w14:paraId="25F5EF39" w14:textId="77777777" w:rsidR="000F209E" w:rsidRPr="00373917" w:rsidRDefault="000F209E" w:rsidP="000F209E">
      <w:pPr>
        <w:pStyle w:val="a1"/>
      </w:pPr>
      <w:r>
        <w:rPr>
          <w:rFonts w:hint="eastAsia"/>
        </w:rPr>
        <w:t>Input</w:t>
      </w:r>
      <w:r>
        <w:t xml:space="preserve"> Data</w:t>
      </w:r>
      <w:r>
        <w:rPr>
          <w:rFonts w:hint="eastAsia"/>
        </w:rPr>
        <w:t>以</w:t>
      </w:r>
      <w:r>
        <w:t>Tile</w:t>
      </w:r>
      <w:r>
        <w:t>为单位，往</w:t>
      </w:r>
      <w:r>
        <w:t>channel</w:t>
      </w:r>
      <w:r>
        <w:t>方向取数。</w:t>
      </w:r>
      <w:r>
        <w:t>Weights</w:t>
      </w:r>
      <w:r>
        <w:t>在</w:t>
      </w:r>
      <w:r>
        <w:rPr>
          <w:rFonts w:hint="eastAsia"/>
        </w:rPr>
        <w:t>Tn</w:t>
      </w:r>
      <w:r>
        <w:t xml:space="preserve"> channel</w:t>
      </w:r>
      <w:r>
        <w:t>为单位，遍历整个</w:t>
      </w:r>
      <w:r>
        <w:t>weights</w:t>
      </w:r>
      <w:r>
        <w:rPr>
          <w:rFonts w:hint="eastAsia"/>
        </w:rPr>
        <w:t>。</w:t>
      </w:r>
      <w:r>
        <w:rPr>
          <w:rFonts w:hint="eastAsia"/>
        </w:rPr>
        <w:t>Output</w:t>
      </w:r>
      <w:r>
        <w:t xml:space="preserve"> Data</w:t>
      </w:r>
      <w:r>
        <w:rPr>
          <w:rFonts w:hint="eastAsia"/>
        </w:rPr>
        <w:t>以</w:t>
      </w:r>
      <w:r>
        <w:t>Tile</w:t>
      </w:r>
      <w:r>
        <w:t>为单位，往</w:t>
      </w:r>
      <w:r>
        <w:t>channel</w:t>
      </w:r>
      <w:r>
        <w:t>方向完成后传到</w:t>
      </w:r>
      <w:r>
        <w:t>DRAM</w:t>
      </w:r>
      <w:r>
        <w:t>。</w:t>
      </w:r>
    </w:p>
    <w:p w14:paraId="66E720D7" w14:textId="77777777" w:rsidR="000F209E" w:rsidRPr="0002673C" w:rsidRDefault="000F209E" w:rsidP="0002673C">
      <w:pPr>
        <w:pStyle w:val="a1"/>
      </w:pPr>
    </w:p>
    <w:p w14:paraId="4BE3CEB7" w14:textId="77777777" w:rsidR="00373917" w:rsidRDefault="00373917" w:rsidP="006476E1">
      <w:pPr>
        <w:pStyle w:val="3"/>
      </w:pPr>
      <w:bookmarkStart w:id="201" w:name="_Toc495937262"/>
      <w:bookmarkStart w:id="202" w:name="OLE_LINK24"/>
      <w:bookmarkStart w:id="203" w:name="OLE_LINK25"/>
      <w:bookmarkStart w:id="204" w:name="OLE_LINK32"/>
      <w:r>
        <w:t>Weights Reuse</w:t>
      </w:r>
      <w:r w:rsidR="00FE66A1">
        <w:rPr>
          <w:rFonts w:hint="eastAsia"/>
        </w:rPr>
        <w:t>（</w:t>
      </w:r>
      <w:r w:rsidR="00FE66A1">
        <w:rPr>
          <w:rFonts w:hint="eastAsia"/>
        </w:rPr>
        <w:t>WR</w:t>
      </w:r>
      <w:r w:rsidR="00FE66A1">
        <w:rPr>
          <w:rFonts w:hint="eastAsia"/>
        </w:rPr>
        <w:t>）</w:t>
      </w:r>
      <w:bookmarkEnd w:id="201"/>
    </w:p>
    <w:bookmarkEnd w:id="202"/>
    <w:bookmarkEnd w:id="203"/>
    <w:bookmarkEnd w:id="204"/>
    <w:p w14:paraId="7D7E30EC" w14:textId="77777777" w:rsidR="00FE66A1" w:rsidRDefault="00FE66A1" w:rsidP="00373917">
      <w:pPr>
        <w:pStyle w:val="a1"/>
      </w:pPr>
      <w:r>
        <w:rPr>
          <w:noProof/>
        </w:rPr>
        <w:drawing>
          <wp:inline distT="0" distB="0" distL="0" distR="0" wp14:anchorId="45642AEC" wp14:editId="2ECF89E9">
            <wp:extent cx="3327571" cy="1422473"/>
            <wp:effectExtent l="0" t="0" r="6350" b="6350"/>
            <wp:docPr id="234" name="图片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327571" cy="1422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7C3E5" w14:textId="77777777" w:rsidR="00373917" w:rsidRDefault="00FE66A1" w:rsidP="00373917">
      <w:pPr>
        <w:pStyle w:val="a1"/>
      </w:pPr>
      <w:r>
        <w:rPr>
          <w:noProof/>
        </w:rPr>
        <w:drawing>
          <wp:inline distT="0" distB="0" distL="0" distR="0" wp14:anchorId="6AEA71E1" wp14:editId="3F1FB475">
            <wp:extent cx="2565532" cy="1244664"/>
            <wp:effectExtent l="0" t="0" r="6350" b="0"/>
            <wp:docPr id="233" name="图片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565532" cy="1244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31344" w14:textId="77777777" w:rsidR="000E08B0" w:rsidRDefault="000E08B0" w:rsidP="000E08B0">
      <w:pPr>
        <w:pStyle w:val="a1"/>
      </w:pPr>
      <w:r>
        <w:rPr>
          <w:rFonts w:hint="eastAsia"/>
        </w:rPr>
        <w:t>Step:</w:t>
      </w:r>
    </w:p>
    <w:p w14:paraId="0A56E0E9" w14:textId="77777777" w:rsidR="000E08B0" w:rsidRDefault="000E08B0" w:rsidP="000E08B0">
      <w:pPr>
        <w:pStyle w:val="a1"/>
        <w:numPr>
          <w:ilvl w:val="0"/>
          <w:numId w:val="46"/>
        </w:numPr>
      </w:pPr>
      <w:r>
        <w:rPr>
          <w:rFonts w:hint="eastAsia"/>
        </w:rPr>
        <w:t>加载</w:t>
      </w:r>
      <w:r>
        <w:t>数据到</w:t>
      </w:r>
      <w:r>
        <w:t>Input Buffer</w:t>
      </w:r>
    </w:p>
    <w:p w14:paraId="41FF0FE1" w14:textId="77777777" w:rsidR="000E08B0" w:rsidRDefault="000E08B0" w:rsidP="000E08B0">
      <w:pPr>
        <w:pStyle w:val="a1"/>
        <w:numPr>
          <w:ilvl w:val="0"/>
          <w:numId w:val="46"/>
        </w:numPr>
      </w:pPr>
      <w:r>
        <w:rPr>
          <w:rFonts w:hint="eastAsia"/>
        </w:rPr>
        <w:t>加载</w:t>
      </w:r>
      <w:r>
        <w:t>Th * Tl * Tn</w:t>
      </w:r>
      <w:r>
        <w:rPr>
          <w:rFonts w:hint="eastAsia"/>
        </w:rPr>
        <w:t>到</w:t>
      </w:r>
      <w:r>
        <w:t>Input Reg</w:t>
      </w:r>
    </w:p>
    <w:p w14:paraId="7110FE48" w14:textId="77777777" w:rsidR="000E08B0" w:rsidRDefault="000E08B0" w:rsidP="000E08B0">
      <w:pPr>
        <w:pStyle w:val="a1"/>
        <w:numPr>
          <w:ilvl w:val="0"/>
          <w:numId w:val="46"/>
        </w:numPr>
      </w:pPr>
      <w:r>
        <w:rPr>
          <w:rFonts w:hint="eastAsia"/>
        </w:rPr>
        <w:t>加载</w:t>
      </w:r>
      <w:r>
        <w:rPr>
          <w:rFonts w:hint="eastAsia"/>
        </w:rPr>
        <w:t>Tm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K</w:t>
      </w:r>
      <w:r>
        <w:t>*K Kernel</w:t>
      </w:r>
      <w:r>
        <w:rPr>
          <w:rFonts w:hint="eastAsia"/>
        </w:rPr>
        <w:t>的</w:t>
      </w:r>
      <w:r>
        <w:t>Tn channel</w:t>
      </w:r>
    </w:p>
    <w:p w14:paraId="33F7FE4D" w14:textId="77777777" w:rsidR="000E08B0" w:rsidRDefault="000E08B0" w:rsidP="000E08B0">
      <w:pPr>
        <w:pStyle w:val="a1"/>
        <w:numPr>
          <w:ilvl w:val="0"/>
          <w:numId w:val="46"/>
        </w:numPr>
      </w:pPr>
      <w:r>
        <w:rPr>
          <w:rFonts w:hint="eastAsia"/>
        </w:rPr>
        <w:t>卷积</w:t>
      </w:r>
      <w:r>
        <w:t>计算，输出</w:t>
      </w:r>
      <w:r>
        <w:rPr>
          <w:rFonts w:hint="eastAsia"/>
        </w:rPr>
        <w:t>Tc</w:t>
      </w:r>
      <w:r>
        <w:t xml:space="preserve"> * Tl * Tm</w:t>
      </w:r>
      <w:r>
        <w:rPr>
          <w:rFonts w:hint="eastAsia"/>
        </w:rPr>
        <w:t>（需要</w:t>
      </w:r>
      <w:r>
        <w:t>和后面的</w:t>
      </w:r>
      <w:r>
        <w:t>M-Tm</w:t>
      </w:r>
      <w:proofErr w:type="gramStart"/>
      <w:r>
        <w:rPr>
          <w:rFonts w:hint="eastAsia"/>
        </w:rPr>
        <w:t>个</w:t>
      </w:r>
      <w:proofErr w:type="gramEnd"/>
      <w:r>
        <w:t>Kernel</w:t>
      </w:r>
      <w:r>
        <w:t>卷积</w:t>
      </w:r>
      <w:r>
        <w:rPr>
          <w:rFonts w:hint="eastAsia"/>
        </w:rPr>
        <w:t>结果</w:t>
      </w:r>
      <w:r>
        <w:t>叠加</w:t>
      </w:r>
      <w:r>
        <w:rPr>
          <w:rFonts w:hint="eastAsia"/>
        </w:rPr>
        <w:t>）</w:t>
      </w:r>
    </w:p>
    <w:p w14:paraId="4BE3AA69" w14:textId="77777777" w:rsidR="000E08B0" w:rsidRDefault="000E08B0" w:rsidP="000E08B0">
      <w:pPr>
        <w:pStyle w:val="a1"/>
        <w:numPr>
          <w:ilvl w:val="0"/>
          <w:numId w:val="46"/>
        </w:numPr>
      </w:pPr>
      <w:r>
        <w:lastRenderedPageBreak/>
        <w:t>Tn channel</w:t>
      </w:r>
      <w:r>
        <w:t>的</w:t>
      </w:r>
      <w:r>
        <w:t>Input</w:t>
      </w:r>
      <w:r>
        <w:rPr>
          <w:rFonts w:hint="eastAsia"/>
        </w:rPr>
        <w:t>，遍历</w:t>
      </w:r>
      <w:r>
        <w:t>H*L Map</w:t>
      </w:r>
      <w:r>
        <w:t>，得到</w:t>
      </w:r>
      <w:r>
        <w:t xml:space="preserve">R * C * Tm Output </w:t>
      </w:r>
      <w:r>
        <w:rPr>
          <w:rFonts w:hint="eastAsia"/>
        </w:rPr>
        <w:t>部分</w:t>
      </w:r>
      <w:r>
        <w:t>和</w:t>
      </w:r>
    </w:p>
    <w:p w14:paraId="780D6132" w14:textId="77777777" w:rsidR="000E08B0" w:rsidRDefault="000E08B0" w:rsidP="000E08B0">
      <w:pPr>
        <w:pStyle w:val="a1"/>
        <w:numPr>
          <w:ilvl w:val="0"/>
          <w:numId w:val="46"/>
        </w:numPr>
      </w:pPr>
      <w:r>
        <w:rPr>
          <w:rFonts w:hint="eastAsia"/>
        </w:rPr>
        <w:t>遍历</w:t>
      </w:r>
      <w:r>
        <w:t>N</w:t>
      </w:r>
      <w:proofErr w:type="gramStart"/>
      <w:r>
        <w:t>个</w:t>
      </w:r>
      <w:proofErr w:type="gramEnd"/>
      <w:r>
        <w:t>Input</w:t>
      </w:r>
      <w:r>
        <w:rPr>
          <w:rFonts w:hint="eastAsia"/>
        </w:rPr>
        <w:t>，得到</w:t>
      </w:r>
      <w:r>
        <w:t>R * C * Tm</w:t>
      </w:r>
      <w:r>
        <w:rPr>
          <w:rFonts w:hint="eastAsia"/>
        </w:rPr>
        <w:t xml:space="preserve"> Ouput</w:t>
      </w:r>
      <w:r>
        <w:rPr>
          <w:rFonts w:hint="eastAsia"/>
        </w:rPr>
        <w:t>。</w:t>
      </w:r>
      <w:r w:rsidR="00C84D45">
        <w:rPr>
          <w:rFonts w:hint="eastAsia"/>
        </w:rPr>
        <w:t>Tm</w:t>
      </w:r>
      <w:proofErr w:type="gramStart"/>
      <w:r w:rsidR="00C84D45">
        <w:t>个</w:t>
      </w:r>
      <w:proofErr w:type="gramEnd"/>
      <w:r>
        <w:rPr>
          <w:rFonts w:hint="eastAsia"/>
        </w:rPr>
        <w:t>Kernel</w:t>
      </w:r>
      <w:r>
        <w:rPr>
          <w:rFonts w:hint="eastAsia"/>
        </w:rPr>
        <w:t>循环</w:t>
      </w:r>
      <w:r>
        <w:t>了</w:t>
      </w:r>
      <w:r>
        <w:rPr>
          <w:rFonts w:hint="eastAsia"/>
        </w:rPr>
        <w:t>1</w:t>
      </w:r>
      <w:r>
        <w:rPr>
          <w:rFonts w:hint="eastAsia"/>
        </w:rPr>
        <w:t>遍</w:t>
      </w:r>
      <w:r>
        <w:t>，</w:t>
      </w:r>
      <w:r>
        <w:rPr>
          <w:rFonts w:hint="eastAsia"/>
        </w:rPr>
        <w:t>Input</w:t>
      </w:r>
      <w:r>
        <w:rPr>
          <w:rFonts w:hint="eastAsia"/>
        </w:rPr>
        <w:t>循环了</w:t>
      </w:r>
      <w:r w:rsidR="00C84D45">
        <w:t>1</w:t>
      </w:r>
      <w:r>
        <w:rPr>
          <w:rFonts w:hint="eastAsia"/>
        </w:rPr>
        <w:t>次</w:t>
      </w:r>
      <w:r w:rsidR="00C84D45">
        <w:rPr>
          <w:rFonts w:hint="eastAsia"/>
        </w:rPr>
        <w:t>，</w:t>
      </w:r>
      <w:r w:rsidR="00C84D45">
        <w:t>output</w:t>
      </w:r>
      <w:r w:rsidR="00C84D45">
        <w:rPr>
          <w:rFonts w:hint="eastAsia"/>
        </w:rPr>
        <w:t>写</w:t>
      </w:r>
      <w:r w:rsidR="00C84D45">
        <w:t>N/Tn-1</w:t>
      </w:r>
      <w:r w:rsidR="00C84D45">
        <w:rPr>
          <w:rFonts w:hint="eastAsia"/>
        </w:rPr>
        <w:t>次，读</w:t>
      </w:r>
      <w:r w:rsidR="00C84D45">
        <w:t>N/Tn-1</w:t>
      </w:r>
      <w:r w:rsidR="00C84D45">
        <w:rPr>
          <w:rFonts w:hint="eastAsia"/>
        </w:rPr>
        <w:t>次</w:t>
      </w:r>
    </w:p>
    <w:p w14:paraId="3456C050" w14:textId="77777777" w:rsidR="000E08B0" w:rsidRDefault="00C84D45" w:rsidP="000E08B0">
      <w:pPr>
        <w:pStyle w:val="a1"/>
        <w:numPr>
          <w:ilvl w:val="0"/>
          <w:numId w:val="46"/>
        </w:numPr>
      </w:pPr>
      <w:r>
        <w:rPr>
          <w:rFonts w:hint="eastAsia"/>
        </w:rPr>
        <w:t>更换</w:t>
      </w:r>
      <w:r>
        <w:t>Tm+1 ~ 2*Tm Kernel</w:t>
      </w:r>
      <w:r w:rsidR="000E08B0">
        <w:t>，</w:t>
      </w:r>
      <w:r w:rsidR="000E08B0">
        <w:rPr>
          <w:rFonts w:hint="eastAsia"/>
        </w:rPr>
        <w:t>遍历</w:t>
      </w:r>
      <w:r>
        <w:t>M</w:t>
      </w:r>
      <w:proofErr w:type="gramStart"/>
      <w:r>
        <w:rPr>
          <w:rFonts w:hint="eastAsia"/>
        </w:rPr>
        <w:t>个</w:t>
      </w:r>
      <w:proofErr w:type="gramEnd"/>
      <w:r w:rsidR="000E08B0">
        <w:rPr>
          <w:rFonts w:hint="eastAsia"/>
        </w:rPr>
        <w:t>后</w:t>
      </w:r>
      <w:r>
        <w:rPr>
          <w:rFonts w:hint="eastAsia"/>
        </w:rPr>
        <w:t>Kernel</w:t>
      </w:r>
      <w:r w:rsidR="000E08B0">
        <w:t>，得到</w:t>
      </w:r>
      <w:r w:rsidR="000E08B0">
        <w:t>R*C*M</w:t>
      </w:r>
      <w:r>
        <w:rPr>
          <w:rFonts w:hint="eastAsia"/>
        </w:rPr>
        <w:t>。</w:t>
      </w:r>
    </w:p>
    <w:p w14:paraId="7F1C8E5B" w14:textId="77777777" w:rsidR="000E08B0" w:rsidRDefault="000E08B0" w:rsidP="000E08B0">
      <w:pPr>
        <w:pStyle w:val="a1"/>
      </w:pPr>
      <w:r>
        <w:rPr>
          <w:rFonts w:hint="eastAsia"/>
        </w:rPr>
        <w:t>a</w:t>
      </w:r>
      <w:r>
        <w:t>i=</w:t>
      </w:r>
      <m:oMath>
        <m:d>
          <m:dPr>
            <m:begChr m:val="⌈"/>
            <m:endChr m:val="⌉"/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M/Tm</m:t>
            </m:r>
          </m:e>
        </m:d>
      </m:oMath>
      <w:r>
        <w:rPr>
          <w:rFonts w:hint="eastAsia"/>
        </w:rPr>
        <w:t>，</w:t>
      </w:r>
      <w:r w:rsidR="00C84D45">
        <w:t>ao = 2</w:t>
      </w:r>
      <w:r w:rsidR="00C84D45">
        <w:rPr>
          <w:rFonts w:hint="eastAsia"/>
        </w:rPr>
        <w:t>（</w:t>
      </w:r>
      <m:oMath>
        <m:d>
          <m:dPr>
            <m:begChr m:val="⌈"/>
            <m:endChr m:val="⌉"/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N/Tn</m:t>
            </m:r>
          </m:e>
        </m:d>
      </m:oMath>
      <w:r w:rsidR="00C84D45">
        <w:t xml:space="preserve">  -1</w:t>
      </w:r>
      <w:r w:rsidR="00C84D45">
        <w:rPr>
          <w:rFonts w:hint="eastAsia"/>
        </w:rPr>
        <w:t>）</w:t>
      </w:r>
      <w:r>
        <w:rPr>
          <w:rFonts w:hint="eastAsia"/>
        </w:rPr>
        <w:t>，</w:t>
      </w:r>
      <w:r>
        <w:t xml:space="preserve">aw = </w:t>
      </w:r>
      <m:oMath>
        <m:d>
          <m:dPr>
            <m:begChr m:val="⌈"/>
            <m:endChr m:val="⌉"/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R/Tr</m:t>
            </m:r>
          </m:e>
        </m:d>
      </m:oMath>
      <w:r>
        <w:t xml:space="preserve"> </w:t>
      </w:r>
      <m:oMath>
        <m:d>
          <m:dPr>
            <m:begChr m:val="⌈"/>
            <m:endChr m:val="⌉"/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C/Tc</m:t>
            </m:r>
          </m:e>
        </m:d>
      </m:oMath>
      <w:r w:rsidR="008F3C89">
        <w:rPr>
          <w:rFonts w:hint="eastAsia"/>
        </w:rPr>
        <w:t>（增加</w:t>
      </w:r>
      <w:r w:rsidR="008F3C89">
        <w:rPr>
          <w:rFonts w:hint="eastAsia"/>
        </w:rPr>
        <w:t>Tn</w:t>
      </w:r>
      <w:r w:rsidR="008F3C89">
        <w:t xml:space="preserve"> * Tm * K *K</w:t>
      </w:r>
      <w:r w:rsidR="008F3C89">
        <w:rPr>
          <w:rFonts w:hint="eastAsia"/>
        </w:rPr>
        <w:t>的</w:t>
      </w:r>
      <w:r w:rsidR="008F3C89">
        <w:t>weights reg</w:t>
      </w:r>
      <w:r w:rsidR="008F3C89">
        <w:t>，可以</w:t>
      </w:r>
      <w:r w:rsidR="008F3C89">
        <w:t>aw = 1</w:t>
      </w:r>
      <w:r w:rsidR="008F3C89">
        <w:rPr>
          <w:rFonts w:hint="eastAsia"/>
        </w:rPr>
        <w:t>）</w:t>
      </w:r>
    </w:p>
    <w:p w14:paraId="058E3C56" w14:textId="77777777" w:rsidR="000F209E" w:rsidRDefault="000F209E" w:rsidP="000F209E">
      <w:pPr>
        <w:pStyle w:val="a1"/>
        <w:ind w:firstLine="0"/>
      </w:pPr>
      <w:r>
        <w:object w:dxaOrig="11670" w:dyaOrig="10845" w14:anchorId="15A896EC">
          <v:shape id="_x0000_i1049" type="#_x0000_t75" style="width:341pt;height:316.5pt" o:ole="">
            <v:imagedata r:id="rId96" o:title=""/>
          </v:shape>
          <o:OLEObject Type="Embed" ProgID="Visio.Drawing.15" ShapeID="_x0000_i1049" DrawAspect="Content" ObjectID="_1583754614" r:id="rId97"/>
        </w:object>
      </w:r>
    </w:p>
    <w:p w14:paraId="3CAD6BB6" w14:textId="77777777" w:rsidR="000F209E" w:rsidRPr="00373917" w:rsidRDefault="000F209E" w:rsidP="000F209E">
      <w:pPr>
        <w:pStyle w:val="a1"/>
      </w:pPr>
      <w:r>
        <w:rPr>
          <w:rFonts w:hint="eastAsia"/>
        </w:rPr>
        <w:t>Input</w:t>
      </w:r>
      <w:r>
        <w:t xml:space="preserve"> Data</w:t>
      </w:r>
      <w:r>
        <w:rPr>
          <w:rFonts w:hint="eastAsia"/>
        </w:rPr>
        <w:t>以</w:t>
      </w:r>
      <w:r>
        <w:t>Tile</w:t>
      </w:r>
      <w:r>
        <w:t>为单位，</w:t>
      </w:r>
      <w:r>
        <w:rPr>
          <w:rFonts w:hint="eastAsia"/>
        </w:rPr>
        <w:t>在</w:t>
      </w:r>
      <w:r>
        <w:rPr>
          <w:rFonts w:hint="eastAsia"/>
        </w:rPr>
        <w:t>Map</w:t>
      </w:r>
      <w:r>
        <w:t>方向取数。</w:t>
      </w:r>
      <w:r>
        <w:t>Weights</w:t>
      </w:r>
      <w:r>
        <w:rPr>
          <w:rFonts w:hint="eastAsia"/>
        </w:rPr>
        <w:t>在</w:t>
      </w:r>
      <w:r>
        <w:t>Tm</w:t>
      </w:r>
      <w:proofErr w:type="gramStart"/>
      <w:r>
        <w:t>个</w:t>
      </w:r>
      <w:proofErr w:type="gramEnd"/>
      <w:r>
        <w:t>Kernel</w:t>
      </w:r>
      <w:r>
        <w:t>上往</w:t>
      </w:r>
      <w:r>
        <w:t>channel</w:t>
      </w:r>
      <w:r>
        <w:rPr>
          <w:rFonts w:hint="eastAsia"/>
        </w:rPr>
        <w:t>取数。</w:t>
      </w:r>
      <w:r>
        <w:rPr>
          <w:rFonts w:hint="eastAsia"/>
        </w:rPr>
        <w:t>Output</w:t>
      </w:r>
      <w:r>
        <w:t xml:space="preserve"> Data</w:t>
      </w:r>
      <w:r>
        <w:rPr>
          <w:rFonts w:hint="eastAsia"/>
        </w:rPr>
        <w:t>以</w:t>
      </w:r>
      <w:r>
        <w:rPr>
          <w:rFonts w:hint="eastAsia"/>
        </w:rPr>
        <w:t>Map</w:t>
      </w:r>
      <w:r>
        <w:t>为单位，输出</w:t>
      </w:r>
      <w:r>
        <w:t>Tm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Channel</w:t>
      </w:r>
      <w:r>
        <w:t>。</w:t>
      </w:r>
    </w:p>
    <w:p w14:paraId="6409EEFF" w14:textId="77777777" w:rsidR="003F32D4" w:rsidRDefault="003F32D4" w:rsidP="006476E1">
      <w:pPr>
        <w:pStyle w:val="3"/>
      </w:pPr>
      <w:bookmarkStart w:id="205" w:name="_Toc495937263"/>
      <w:r>
        <w:t>IR vs OR vs WR</w:t>
      </w:r>
      <w:bookmarkEnd w:id="205"/>
    </w:p>
    <w:p w14:paraId="6C228A38" w14:textId="77777777" w:rsidR="003F1CD7" w:rsidRDefault="003F1CD7" w:rsidP="003F1CD7">
      <w:pPr>
        <w:pStyle w:val="a1"/>
      </w:pPr>
      <w:r>
        <w:rPr>
          <w:rFonts w:hint="eastAsia"/>
        </w:rPr>
        <w:t>针对</w:t>
      </w:r>
      <w:r>
        <w:t>AlexNet</w:t>
      </w:r>
      <w:proofErr w:type="gramStart"/>
      <w:r>
        <w:t>’</w:t>
      </w:r>
      <w:proofErr w:type="gramEnd"/>
      <w:r>
        <w:t>s CONV3</w:t>
      </w:r>
      <w:r>
        <w:rPr>
          <w:rFonts w:hint="eastAsia"/>
        </w:rPr>
        <w:t>计算</w:t>
      </w:r>
      <w:r>
        <w:t>，横坐标是</w:t>
      </w:r>
      <w:r>
        <w:rPr>
          <w:rFonts w:hint="eastAsia"/>
        </w:rPr>
        <w:t>Tr x Tc</w:t>
      </w:r>
      <w:r>
        <w:rPr>
          <w:rFonts w:hint="eastAsia"/>
        </w:rPr>
        <w:t>大小，</w:t>
      </w:r>
      <w:r>
        <w:t>从</w:t>
      </w:r>
      <w:r>
        <w:rPr>
          <w:rFonts w:hint="eastAsia"/>
        </w:rPr>
        <w:t>2</w:t>
      </w:r>
      <w:r>
        <w:rPr>
          <w:rFonts w:hint="eastAsia"/>
        </w:rPr>
        <w:t>到</w:t>
      </w:r>
      <w:r>
        <w:rPr>
          <w:rFonts w:hint="eastAsia"/>
        </w:rPr>
        <w:t>14</w:t>
      </w:r>
      <w:r>
        <w:rPr>
          <w:rFonts w:hint="eastAsia"/>
        </w:rPr>
        <w:t>。</w:t>
      </w:r>
    </w:p>
    <w:p w14:paraId="041D8188" w14:textId="77777777" w:rsidR="003F1CD7" w:rsidRDefault="003F1CD7" w:rsidP="003F1CD7">
      <w:pPr>
        <w:pStyle w:val="a1"/>
        <w:numPr>
          <w:ilvl w:val="0"/>
          <w:numId w:val="47"/>
        </w:numPr>
      </w:pPr>
      <w:r>
        <w:rPr>
          <w:rFonts w:hint="eastAsia"/>
        </w:rPr>
        <w:t>同样</w:t>
      </w:r>
      <w:r>
        <w:t>Tr x Tc</w:t>
      </w:r>
      <w:r>
        <w:rPr>
          <w:rFonts w:hint="eastAsia"/>
        </w:rPr>
        <w:t>下</w:t>
      </w:r>
      <w:r>
        <w:t>，</w:t>
      </w:r>
      <w:r>
        <w:t>WR</w:t>
      </w:r>
      <w:r>
        <w:rPr>
          <w:rFonts w:hint="eastAsia"/>
        </w:rPr>
        <w:t>最差</w:t>
      </w:r>
      <w:r>
        <w:t>，</w:t>
      </w:r>
      <w:r>
        <w:rPr>
          <w:rFonts w:hint="eastAsia"/>
        </w:rPr>
        <w:t>2,4,6,12</w:t>
      </w:r>
      <w:r>
        <w:rPr>
          <w:rFonts w:hint="eastAsia"/>
        </w:rPr>
        <w:t>时</w:t>
      </w:r>
      <w:r>
        <w:t>IR</w:t>
      </w:r>
      <w:r>
        <w:t>优于</w:t>
      </w:r>
      <w:r>
        <w:t>OR</w:t>
      </w:r>
    </w:p>
    <w:p w14:paraId="7AFEE331" w14:textId="77777777" w:rsidR="003F1CD7" w:rsidRDefault="003F1CD7" w:rsidP="003F1CD7">
      <w:pPr>
        <w:pStyle w:val="a1"/>
        <w:numPr>
          <w:ilvl w:val="0"/>
          <w:numId w:val="47"/>
        </w:numPr>
      </w:pPr>
      <w:r>
        <w:t>WR</w:t>
      </w:r>
      <w:r>
        <w:t>在</w:t>
      </w:r>
      <w:r>
        <w:rPr>
          <w:rFonts w:hint="eastAsia"/>
        </w:rPr>
        <w:t>8x8</w:t>
      </w:r>
      <w:r>
        <w:rPr>
          <w:rFonts w:hint="eastAsia"/>
        </w:rPr>
        <w:t>是</w:t>
      </w:r>
      <w:r>
        <w:t>最好，</w:t>
      </w:r>
      <w:r>
        <w:t>IR</w:t>
      </w:r>
      <w:r>
        <w:t>在</w:t>
      </w:r>
      <w:r>
        <w:rPr>
          <w:rFonts w:hint="eastAsia"/>
        </w:rPr>
        <w:t>12</w:t>
      </w:r>
      <w:r>
        <w:t>x12</w:t>
      </w:r>
      <w:r>
        <w:rPr>
          <w:rFonts w:hint="eastAsia"/>
        </w:rPr>
        <w:t>时</w:t>
      </w:r>
      <w:r>
        <w:t>最</w:t>
      </w:r>
      <w:r>
        <w:rPr>
          <w:rFonts w:hint="eastAsia"/>
        </w:rPr>
        <w:t>好</w:t>
      </w:r>
      <w:r>
        <w:t>，</w:t>
      </w:r>
      <w:r>
        <w:t>OR</w:t>
      </w:r>
      <w:r>
        <w:t>在</w:t>
      </w:r>
      <w:r>
        <w:rPr>
          <w:rFonts w:hint="eastAsia"/>
        </w:rPr>
        <w:t>14</w:t>
      </w:r>
      <w:r>
        <w:t>x14</w:t>
      </w:r>
      <w:r>
        <w:rPr>
          <w:rFonts w:hint="eastAsia"/>
        </w:rPr>
        <w:t>时</w:t>
      </w:r>
      <w:r>
        <w:t>最好</w:t>
      </w:r>
      <w:r w:rsidR="00FC68CD">
        <w:rPr>
          <w:rFonts w:hint="eastAsia"/>
        </w:rPr>
        <w:t>，</w:t>
      </w:r>
      <w:r w:rsidR="00FC68CD">
        <w:rPr>
          <w:rFonts w:hint="eastAsia"/>
        </w:rPr>
        <w:t>3</w:t>
      </w:r>
      <w:r w:rsidR="00FC68CD">
        <w:rPr>
          <w:rFonts w:hint="eastAsia"/>
        </w:rPr>
        <w:t>者</w:t>
      </w:r>
      <w:r w:rsidR="00FC68CD">
        <w:t>最好时候的访问量差不多。</w:t>
      </w:r>
    </w:p>
    <w:p w14:paraId="1F5ED620" w14:textId="77777777" w:rsidR="005C4A15" w:rsidRPr="003F1CD7" w:rsidRDefault="005C4A15" w:rsidP="003F1CD7">
      <w:pPr>
        <w:pStyle w:val="a1"/>
        <w:numPr>
          <w:ilvl w:val="0"/>
          <w:numId w:val="47"/>
        </w:numPr>
      </w:pPr>
      <w:r>
        <w:rPr>
          <w:rFonts w:hint="eastAsia"/>
        </w:rPr>
        <w:t>总得</w:t>
      </w:r>
      <w:r>
        <w:t>来看，</w:t>
      </w:r>
      <w:r>
        <w:t>IR</w:t>
      </w:r>
      <w:r>
        <w:t>优于</w:t>
      </w:r>
      <w:r>
        <w:t>OR</w:t>
      </w:r>
      <w:r>
        <w:t>，</w:t>
      </w:r>
      <w:r>
        <w:t>OR</w:t>
      </w:r>
      <w:r>
        <w:t>优于</w:t>
      </w:r>
      <w:r>
        <w:t>WR</w:t>
      </w:r>
      <w:r>
        <w:rPr>
          <w:rFonts w:hint="eastAsia"/>
        </w:rPr>
        <w:t>。</w:t>
      </w:r>
      <w:r>
        <w:t>具体</w:t>
      </w:r>
      <w:r>
        <w:rPr>
          <w:rFonts w:hint="eastAsia"/>
        </w:rPr>
        <w:t>需要</w:t>
      </w:r>
      <w:r>
        <w:t>根据</w:t>
      </w:r>
      <w:r>
        <w:rPr>
          <w:rFonts w:hint="eastAsia"/>
        </w:rPr>
        <w:t>数据</w:t>
      </w:r>
      <w:r>
        <w:t>和</w:t>
      </w:r>
      <w:r>
        <w:t>Tr xTc</w:t>
      </w:r>
      <w:r>
        <w:rPr>
          <w:rFonts w:hint="eastAsia"/>
        </w:rPr>
        <w:t>来</w:t>
      </w:r>
      <w:r>
        <w:t>计算</w:t>
      </w:r>
    </w:p>
    <w:p w14:paraId="14493EE7" w14:textId="77777777" w:rsidR="000F209E" w:rsidRPr="008F3C89" w:rsidRDefault="003F1CD7" w:rsidP="000E08B0">
      <w:pPr>
        <w:pStyle w:val="a1"/>
      </w:pPr>
      <w:r>
        <w:rPr>
          <w:noProof/>
        </w:rPr>
        <w:lastRenderedPageBreak/>
        <w:drawing>
          <wp:inline distT="0" distB="0" distL="0" distR="0" wp14:anchorId="3A7AFB06" wp14:editId="1AFCD998">
            <wp:extent cx="3857625" cy="2212065"/>
            <wp:effectExtent l="0" t="0" r="0" b="0"/>
            <wp:docPr id="248" name="图片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863963" cy="221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EDD03" w14:textId="77777777" w:rsidR="00C2548A" w:rsidRDefault="00C2548A" w:rsidP="00C2548A">
      <w:pPr>
        <w:pStyle w:val="2"/>
      </w:pPr>
      <w:bookmarkStart w:id="206" w:name="_Toc495937264"/>
      <w:r>
        <w:t>Convolution Mapping Method</w:t>
      </w:r>
      <w:r>
        <w:rPr>
          <w:rFonts w:hint="eastAsia"/>
        </w:rPr>
        <w:t>（</w:t>
      </w:r>
      <w:r>
        <w:t>CMM</w:t>
      </w:r>
      <w:r>
        <w:rPr>
          <w:rFonts w:hint="eastAsia"/>
        </w:rPr>
        <w:t>）</w:t>
      </w:r>
      <w:bookmarkEnd w:id="206"/>
    </w:p>
    <w:p w14:paraId="4471A5AA" w14:textId="77777777" w:rsidR="00FE66A1" w:rsidRPr="00C2548A" w:rsidRDefault="00976F1F" w:rsidP="00373917">
      <w:pPr>
        <w:pStyle w:val="a1"/>
      </w:pPr>
      <w:r>
        <w:rPr>
          <w:rFonts w:hint="eastAsia"/>
        </w:rPr>
        <w:t>通过</w:t>
      </w:r>
      <w:r>
        <w:t>P</w:t>
      </w:r>
      <w:r>
        <w:t>，</w:t>
      </w:r>
      <w:r>
        <w:t>Trr</w:t>
      </w:r>
      <w:r>
        <w:t>，</w:t>
      </w:r>
      <w:r>
        <w:t>Tcc</w:t>
      </w:r>
      <w:r>
        <w:rPr>
          <w:rFonts w:hint="eastAsia"/>
        </w:rPr>
        <w:t>调节</w:t>
      </w:r>
      <w:r>
        <w:t>PE</w:t>
      </w:r>
      <w:r>
        <w:t>的利用率</w:t>
      </w:r>
    </w:p>
    <w:p w14:paraId="56ED41F9" w14:textId="77777777" w:rsidR="002C2999" w:rsidRDefault="002C2999" w:rsidP="00373917">
      <w:pPr>
        <w:pStyle w:val="a1"/>
      </w:pPr>
      <w:r>
        <w:rPr>
          <w:rFonts w:hint="eastAsia"/>
        </w:rPr>
        <w:t>PE</w:t>
      </w:r>
      <w:r>
        <w:t xml:space="preserve"> Utilization = R * C * </w:t>
      </w:r>
      <w:proofErr w:type="gramStart"/>
      <w:r>
        <w:t>/(</w:t>
      </w:r>
      <w:proofErr w:type="gramEnd"/>
      <w:r>
        <w:t xml:space="preserve">A*A*R/Tr * C/Tc) </w:t>
      </w:r>
    </w:p>
    <w:p w14:paraId="6708D7C7" w14:textId="77777777" w:rsidR="00373917" w:rsidRDefault="002C2999" w:rsidP="00373917">
      <w:pPr>
        <w:pStyle w:val="a1"/>
      </w:pPr>
      <w:r>
        <w:t>R*C</w:t>
      </w:r>
      <w:r>
        <w:rPr>
          <w:rFonts w:hint="eastAsia"/>
        </w:rPr>
        <w:t>为</w:t>
      </w:r>
      <w:r>
        <w:t>Output</w:t>
      </w:r>
      <w:r>
        <w:t>的点，</w:t>
      </w:r>
      <w:r>
        <w:t>Tr</w:t>
      </w:r>
      <w:r>
        <w:t>和</w:t>
      </w:r>
      <w:r>
        <w:t>Tc</w:t>
      </w:r>
      <w:r>
        <w:rPr>
          <w:rFonts w:hint="eastAsia"/>
        </w:rPr>
        <w:t>为</w:t>
      </w:r>
      <w:r>
        <w:t>计算的</w:t>
      </w:r>
      <w:r>
        <w:t>Tile</w:t>
      </w:r>
      <w:r>
        <w:t>，每个</w:t>
      </w:r>
      <w:r>
        <w:t>Tile</w:t>
      </w:r>
      <w:r>
        <w:t>需要</w:t>
      </w:r>
      <w:r>
        <w:rPr>
          <w:rFonts w:hint="eastAsia"/>
        </w:rPr>
        <w:t>A</w:t>
      </w:r>
      <w:r>
        <w:t>*A</w:t>
      </w:r>
      <w:proofErr w:type="gramStart"/>
      <w:r>
        <w:rPr>
          <w:rFonts w:hint="eastAsia"/>
        </w:rPr>
        <w:t>个</w:t>
      </w:r>
      <w:proofErr w:type="gramEnd"/>
      <w:r>
        <w:t>Cycle</w:t>
      </w:r>
      <w:r>
        <w:t>，</w:t>
      </w:r>
      <w:r>
        <w:t>A=PE array Size</w:t>
      </w:r>
      <w:r>
        <w:t>，</w:t>
      </w:r>
      <w:r>
        <w:rPr>
          <w:rFonts w:hint="eastAsia"/>
        </w:rPr>
        <w:t>例如</w:t>
      </w:r>
      <w:r>
        <w:rPr>
          <w:rFonts w:hint="eastAsia"/>
        </w:rPr>
        <w:t>16 x 16</w:t>
      </w:r>
    </w:p>
    <w:p w14:paraId="594AE3D4" w14:textId="77777777" w:rsidR="002C2999" w:rsidRDefault="002C2999" w:rsidP="00373917">
      <w:pPr>
        <w:pStyle w:val="a1"/>
      </w:pPr>
      <w:r>
        <w:rPr>
          <w:rFonts w:hint="eastAsia"/>
        </w:rPr>
        <w:t>把</w:t>
      </w:r>
      <w:r>
        <w:t>Tr</w:t>
      </w:r>
      <w:r>
        <w:t>和</w:t>
      </w:r>
      <w:r>
        <w:t>Tc</w:t>
      </w:r>
      <w:r>
        <w:t>拆成多个</w:t>
      </w:r>
      <w:r>
        <w:t xml:space="preserve">Trr </w:t>
      </w:r>
      <w:r>
        <w:rPr>
          <w:rFonts w:hint="eastAsia"/>
        </w:rPr>
        <w:t>x Tcc</w:t>
      </w:r>
      <w:r>
        <w:rPr>
          <w:rFonts w:hint="eastAsia"/>
        </w:rPr>
        <w:t>，</w:t>
      </w:r>
      <w:r>
        <w:t>P</w:t>
      </w:r>
      <w:proofErr w:type="gramStart"/>
      <w:r>
        <w:t>个</w:t>
      </w:r>
      <w:proofErr w:type="gramEnd"/>
      <w:r>
        <w:t>channel</w:t>
      </w:r>
      <w:r>
        <w:t>并行，即</w:t>
      </w:r>
      <w:r>
        <w:t>P</w:t>
      </w:r>
      <w:proofErr w:type="gramStart"/>
      <w:r>
        <w:t>个</w:t>
      </w:r>
      <w:proofErr w:type="gramEnd"/>
      <w:r>
        <w:t>Kernel</w:t>
      </w:r>
      <w:r>
        <w:t>。</w:t>
      </w:r>
    </w:p>
    <w:p w14:paraId="2913237E" w14:textId="77777777" w:rsidR="002C2999" w:rsidRDefault="002C2999" w:rsidP="002C2999">
      <w:pPr>
        <w:pStyle w:val="a1"/>
      </w:pPr>
      <w:r>
        <w:rPr>
          <w:rFonts w:hint="eastAsia"/>
        </w:rPr>
        <w:t>PE</w:t>
      </w:r>
      <w:r>
        <w:t xml:space="preserve"> Utilization = R * C * P * </w:t>
      </w:r>
      <w:proofErr w:type="gramStart"/>
      <w:r>
        <w:t>/(</w:t>
      </w:r>
      <w:proofErr w:type="gramEnd"/>
      <w:r>
        <w:t xml:space="preserve">A*A*R/Trr * C/Tcc) </w:t>
      </w:r>
    </w:p>
    <w:p w14:paraId="5E456CB1" w14:textId="77777777" w:rsidR="009915D0" w:rsidRDefault="009915D0" w:rsidP="009915D0">
      <w:pPr>
        <w:pStyle w:val="3"/>
      </w:pPr>
      <w:bookmarkStart w:id="207" w:name="_Toc495937265"/>
      <w:bookmarkStart w:id="208" w:name="OLE_LINK28"/>
      <w:bookmarkStart w:id="209" w:name="OLE_LINK29"/>
      <w:r>
        <w:t>Output Oriented Method</w:t>
      </w:r>
      <w:r>
        <w:rPr>
          <w:rFonts w:hint="eastAsia"/>
        </w:rPr>
        <w:t>（</w:t>
      </w:r>
      <w:r>
        <w:t>OOM</w:t>
      </w:r>
      <w:r>
        <w:rPr>
          <w:rFonts w:hint="eastAsia"/>
        </w:rPr>
        <w:t>）</w:t>
      </w:r>
      <w:bookmarkEnd w:id="207"/>
    </w:p>
    <w:bookmarkEnd w:id="208"/>
    <w:bookmarkEnd w:id="209"/>
    <w:p w14:paraId="2867ACED" w14:textId="77777777" w:rsidR="009915D0" w:rsidRDefault="009915D0" w:rsidP="002C2999">
      <w:pPr>
        <w:pStyle w:val="a1"/>
      </w:pPr>
      <w:r>
        <w:rPr>
          <w:rFonts w:hint="eastAsia"/>
        </w:rPr>
        <w:t>主要</w:t>
      </w:r>
      <w:r>
        <w:t>针对</w:t>
      </w:r>
      <w:r>
        <w:t>Stride=1</w:t>
      </w:r>
    </w:p>
    <w:p w14:paraId="2C61C5C8" w14:textId="77777777" w:rsidR="0045690D" w:rsidRDefault="0045690D" w:rsidP="002C2999">
      <w:pPr>
        <w:pStyle w:val="a1"/>
      </w:pPr>
      <w:r>
        <w:rPr>
          <w:noProof/>
        </w:rPr>
        <w:drawing>
          <wp:inline distT="0" distB="0" distL="0" distR="0" wp14:anchorId="71344979" wp14:editId="7DF39C11">
            <wp:extent cx="4663758" cy="1762125"/>
            <wp:effectExtent l="0" t="0" r="3810" b="0"/>
            <wp:docPr id="247" name="图片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668744" cy="1764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D60A6" w14:textId="77777777" w:rsidR="0045690D" w:rsidRDefault="0045690D" w:rsidP="002C2999">
      <w:pPr>
        <w:pStyle w:val="a1"/>
      </w:pPr>
      <w:r>
        <w:rPr>
          <w:rFonts w:hint="eastAsia"/>
        </w:rPr>
        <w:t>例如</w:t>
      </w:r>
      <w:r>
        <w:t>，</w:t>
      </w:r>
      <w:r>
        <w:rPr>
          <w:rFonts w:hint="eastAsia"/>
        </w:rPr>
        <w:t xml:space="preserve">3 x 3 input </w:t>
      </w:r>
      <w:r>
        <w:t>map</w:t>
      </w:r>
      <w:r>
        <w:t>，</w:t>
      </w:r>
      <w:r>
        <w:rPr>
          <w:rFonts w:hint="eastAsia"/>
        </w:rPr>
        <w:t>2</w:t>
      </w:r>
      <w:r>
        <w:t>x 2 kernel</w:t>
      </w:r>
      <w:r>
        <w:rPr>
          <w:rFonts w:hint="eastAsia"/>
        </w:rPr>
        <w:t>，</w:t>
      </w:r>
      <w:r>
        <w:t>Stride=1</w:t>
      </w:r>
      <w:r>
        <w:rPr>
          <w:rFonts w:hint="eastAsia"/>
        </w:rPr>
        <w:t>，</w:t>
      </w:r>
      <w:r>
        <w:rPr>
          <w:rFonts w:hint="eastAsia"/>
        </w:rPr>
        <w:t>2 x 2 PE</w:t>
      </w:r>
      <w:r>
        <w:rPr>
          <w:rFonts w:hint="eastAsia"/>
        </w:rPr>
        <w:t>，</w:t>
      </w:r>
      <w:r>
        <w:t>Th=Tl=3,K=2,S=1</w:t>
      </w:r>
    </w:p>
    <w:p w14:paraId="56A195B9" w14:textId="77777777" w:rsidR="0045690D" w:rsidRDefault="0045690D" w:rsidP="002C2999">
      <w:pPr>
        <w:pStyle w:val="a1"/>
      </w:pPr>
      <w:r>
        <w:t>4</w:t>
      </w:r>
      <w:r>
        <w:rPr>
          <w:rFonts w:hint="eastAsia"/>
        </w:rPr>
        <w:t>个</w:t>
      </w:r>
      <w:r>
        <w:t>PE</w:t>
      </w:r>
      <w:r>
        <w:t>共享</w:t>
      </w:r>
      <w:r>
        <w:t>Weights</w:t>
      </w:r>
      <w:r>
        <w:t>，按照顺序取</w:t>
      </w:r>
      <w:r>
        <w:t>input</w:t>
      </w:r>
      <w:r>
        <w:t>，相邻</w:t>
      </w:r>
      <w:r>
        <w:t>Cycle</w:t>
      </w:r>
      <w:r>
        <w:t>的数据进行复用。</w:t>
      </w:r>
      <w:r w:rsidRPr="0045690D">
        <w:rPr>
          <w:color w:val="FF0000"/>
        </w:rPr>
        <w:t>但这个复用没有</w:t>
      </w:r>
      <w:r w:rsidRPr="0045690D">
        <w:rPr>
          <w:rFonts w:hint="eastAsia"/>
          <w:color w:val="FF0000"/>
        </w:rPr>
        <w:t>固定</w:t>
      </w:r>
      <w:r w:rsidRPr="0045690D">
        <w:rPr>
          <w:color w:val="FF0000"/>
        </w:rPr>
        <w:t>规律</w:t>
      </w:r>
      <w:r w:rsidRPr="0045690D">
        <w:rPr>
          <w:rFonts w:hint="eastAsia"/>
          <w:color w:val="FF0000"/>
        </w:rPr>
        <w:t>，</w:t>
      </w:r>
      <w:r w:rsidRPr="0045690D">
        <w:rPr>
          <w:color w:val="FF0000"/>
        </w:rPr>
        <w:t>比如换成</w:t>
      </w:r>
      <w:r w:rsidRPr="0045690D">
        <w:rPr>
          <w:rFonts w:hint="eastAsia"/>
          <w:color w:val="FF0000"/>
        </w:rPr>
        <w:t>3x3 kernel</w:t>
      </w:r>
      <w:r w:rsidRPr="0045690D">
        <w:rPr>
          <w:rFonts w:hint="eastAsia"/>
          <w:color w:val="FF0000"/>
        </w:rPr>
        <w:t>就</w:t>
      </w:r>
      <w:r w:rsidRPr="0045690D">
        <w:rPr>
          <w:color w:val="FF0000"/>
        </w:rPr>
        <w:t>变了</w:t>
      </w:r>
      <w:r w:rsidRPr="0045690D">
        <w:rPr>
          <w:rFonts w:hint="eastAsia"/>
          <w:color w:val="FF0000"/>
        </w:rPr>
        <w:t>，怎么</w:t>
      </w:r>
      <w:r w:rsidRPr="0045690D">
        <w:rPr>
          <w:color w:val="FF0000"/>
        </w:rPr>
        <w:t>处理？</w:t>
      </w:r>
      <w:r>
        <w:rPr>
          <w:rFonts w:hint="eastAsia"/>
          <w:color w:val="FF0000"/>
        </w:rPr>
        <w:t>input</w:t>
      </w:r>
      <w:r>
        <w:rPr>
          <w:color w:val="FF0000"/>
        </w:rPr>
        <w:t>的数据流顺序也</w:t>
      </w:r>
      <w:r>
        <w:rPr>
          <w:rFonts w:hint="eastAsia"/>
          <w:color w:val="FF0000"/>
        </w:rPr>
        <w:t>没有</w:t>
      </w:r>
      <w:r>
        <w:rPr>
          <w:color w:val="FF0000"/>
        </w:rPr>
        <w:t>固定规律？</w:t>
      </w:r>
    </w:p>
    <w:p w14:paraId="0FF9B6BF" w14:textId="77777777" w:rsidR="0045690D" w:rsidRPr="0045690D" w:rsidRDefault="0045690D" w:rsidP="002C2999">
      <w:pPr>
        <w:pStyle w:val="a1"/>
      </w:pPr>
    </w:p>
    <w:p w14:paraId="79E47D5F" w14:textId="77777777" w:rsidR="009915D0" w:rsidRDefault="009915D0" w:rsidP="009915D0">
      <w:pPr>
        <w:pStyle w:val="3"/>
      </w:pPr>
      <w:bookmarkStart w:id="210" w:name="_Toc495937266"/>
      <w:r>
        <w:t>Parallel Output Oriented Method</w:t>
      </w:r>
      <w:r>
        <w:rPr>
          <w:rFonts w:hint="eastAsia"/>
        </w:rPr>
        <w:t>（</w:t>
      </w:r>
      <w:r>
        <w:rPr>
          <w:rFonts w:hint="eastAsia"/>
        </w:rPr>
        <w:t>P</w:t>
      </w:r>
      <w:r>
        <w:t>OOM</w:t>
      </w:r>
      <w:r>
        <w:rPr>
          <w:rFonts w:hint="eastAsia"/>
        </w:rPr>
        <w:t>）</w:t>
      </w:r>
      <w:bookmarkEnd w:id="210"/>
    </w:p>
    <w:p w14:paraId="4DAAAA5C" w14:textId="77777777" w:rsidR="009915D0" w:rsidRPr="009915D0" w:rsidRDefault="009915D0" w:rsidP="002C2999">
      <w:pPr>
        <w:pStyle w:val="a1"/>
      </w:pPr>
      <w:r>
        <w:rPr>
          <w:rFonts w:hint="eastAsia"/>
        </w:rPr>
        <w:t>在</w:t>
      </w:r>
      <w:r>
        <w:t>OOM</w:t>
      </w:r>
      <w:r>
        <w:t>基础上，多个</w:t>
      </w:r>
      <w:r>
        <w:t>Channel</w:t>
      </w:r>
      <w:r>
        <w:t>并行</w:t>
      </w:r>
      <w:r w:rsidR="00AB7337">
        <w:rPr>
          <w:rFonts w:hint="eastAsia"/>
        </w:rPr>
        <w:t>。</w:t>
      </w:r>
    </w:p>
    <w:p w14:paraId="27566736" w14:textId="77777777" w:rsidR="00E67021" w:rsidRDefault="00E67021" w:rsidP="00373917">
      <w:pPr>
        <w:pStyle w:val="a1"/>
      </w:pPr>
      <w:r>
        <w:rPr>
          <w:noProof/>
        </w:rPr>
        <w:lastRenderedPageBreak/>
        <w:drawing>
          <wp:inline distT="0" distB="0" distL="0" distR="0" wp14:anchorId="05B734C9" wp14:editId="6070B931">
            <wp:extent cx="2789162" cy="1851820"/>
            <wp:effectExtent l="0" t="0" r="0" b="0"/>
            <wp:docPr id="246" name="图片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789162" cy="185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280" w:type="dxa"/>
        <w:tblLook w:val="04A0" w:firstRow="1" w:lastRow="0" w:firstColumn="1" w:lastColumn="0" w:noHBand="0" w:noVBand="1"/>
      </w:tblPr>
      <w:tblGrid>
        <w:gridCol w:w="580"/>
        <w:gridCol w:w="580"/>
        <w:gridCol w:w="580"/>
        <w:gridCol w:w="580"/>
        <w:gridCol w:w="580"/>
        <w:gridCol w:w="580"/>
        <w:gridCol w:w="580"/>
        <w:gridCol w:w="580"/>
        <w:gridCol w:w="580"/>
        <w:gridCol w:w="580"/>
        <w:gridCol w:w="580"/>
        <w:gridCol w:w="580"/>
        <w:gridCol w:w="580"/>
        <w:gridCol w:w="580"/>
        <w:gridCol w:w="580"/>
        <w:gridCol w:w="580"/>
      </w:tblGrid>
      <w:tr w:rsidR="00E67021" w:rsidRPr="00E67021" w14:paraId="73BCD771" w14:textId="77777777" w:rsidTr="00E67021">
        <w:trPr>
          <w:trHeight w:val="270"/>
        </w:trPr>
        <w:tc>
          <w:tcPr>
            <w:tcW w:w="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38C249A6" w14:textId="77777777" w:rsidR="00E67021" w:rsidRPr="00E67021" w:rsidRDefault="00E67021" w:rsidP="00E67021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bottom"/>
            <w:hideMark/>
          </w:tcPr>
          <w:p w14:paraId="109046A4" w14:textId="77777777" w:rsidR="00E67021" w:rsidRPr="00E67021" w:rsidRDefault="00E67021" w:rsidP="00E67021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09F2B32F" w14:textId="77777777" w:rsidR="00E67021" w:rsidRPr="00E67021" w:rsidRDefault="00E67021" w:rsidP="00E67021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D0CEFE" w14:textId="77777777" w:rsidR="00E67021" w:rsidRPr="00E67021" w:rsidRDefault="00E67021" w:rsidP="00E67021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6BA1B399" w14:textId="77777777" w:rsidR="00E67021" w:rsidRPr="00E67021" w:rsidRDefault="00E67021" w:rsidP="00E67021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73DFCE" w14:textId="77777777" w:rsidR="00E67021" w:rsidRPr="00E67021" w:rsidRDefault="00E67021" w:rsidP="00E67021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395DB8FA" w14:textId="77777777" w:rsidR="00E67021" w:rsidRPr="00E67021" w:rsidRDefault="00E67021" w:rsidP="00E67021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8E322D" w14:textId="77777777" w:rsidR="00E67021" w:rsidRPr="00E67021" w:rsidRDefault="00E67021" w:rsidP="00E67021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7927BCA4" w14:textId="77777777" w:rsidR="00E67021" w:rsidRPr="00E67021" w:rsidRDefault="00E67021" w:rsidP="00E67021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7CC6AF" w14:textId="77777777" w:rsidR="00E67021" w:rsidRPr="00E67021" w:rsidRDefault="00E67021" w:rsidP="00E67021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10</w:t>
            </w:r>
          </w:p>
        </w:tc>
        <w:tc>
          <w:tcPr>
            <w:tcW w:w="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41DED8A7" w14:textId="77777777" w:rsidR="00E67021" w:rsidRPr="00E67021" w:rsidRDefault="00E67021" w:rsidP="00E67021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11</w:t>
            </w:r>
          </w:p>
        </w:tc>
        <w:tc>
          <w:tcPr>
            <w:tcW w:w="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2A5789" w14:textId="77777777" w:rsidR="00E67021" w:rsidRPr="00E67021" w:rsidRDefault="00E67021" w:rsidP="00E67021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12</w:t>
            </w:r>
          </w:p>
        </w:tc>
        <w:tc>
          <w:tcPr>
            <w:tcW w:w="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7C6CE694" w14:textId="77777777" w:rsidR="00E67021" w:rsidRPr="00E67021" w:rsidRDefault="00E67021" w:rsidP="00E67021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13</w:t>
            </w:r>
          </w:p>
        </w:tc>
        <w:tc>
          <w:tcPr>
            <w:tcW w:w="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D6A45D" w14:textId="77777777" w:rsidR="00E67021" w:rsidRPr="00E67021" w:rsidRDefault="00E67021" w:rsidP="00E67021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14</w:t>
            </w:r>
          </w:p>
        </w:tc>
        <w:tc>
          <w:tcPr>
            <w:tcW w:w="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5D6C7380" w14:textId="77777777" w:rsidR="00E67021" w:rsidRPr="00E67021" w:rsidRDefault="00E67021" w:rsidP="00E67021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15</w:t>
            </w:r>
          </w:p>
        </w:tc>
        <w:tc>
          <w:tcPr>
            <w:tcW w:w="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bottom"/>
            <w:hideMark/>
          </w:tcPr>
          <w:p w14:paraId="2497EF1C" w14:textId="77777777" w:rsidR="00E67021" w:rsidRPr="00E67021" w:rsidRDefault="00E67021" w:rsidP="00E67021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16</w:t>
            </w:r>
          </w:p>
        </w:tc>
      </w:tr>
      <w:tr w:rsidR="00E67021" w:rsidRPr="00E67021" w14:paraId="4E9BD95F" w14:textId="77777777" w:rsidTr="00E67021">
        <w:trPr>
          <w:trHeight w:val="270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bottom"/>
            <w:hideMark/>
          </w:tcPr>
          <w:p w14:paraId="2EA1F4D3" w14:textId="77777777" w:rsidR="00E67021" w:rsidRPr="00E67021" w:rsidRDefault="00E67021" w:rsidP="00E67021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bottom"/>
            <w:hideMark/>
          </w:tcPr>
          <w:p w14:paraId="163A165A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782A0D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F206C6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FA8970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77474F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F76F53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76AF63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333E3B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E75265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50DB5D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FC3D33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C4B322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18DE85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bottom"/>
            <w:hideMark/>
          </w:tcPr>
          <w:p w14:paraId="511D4C83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bottom"/>
            <w:hideMark/>
          </w:tcPr>
          <w:p w14:paraId="6C0D2045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E67021" w:rsidRPr="00E67021" w14:paraId="026F45EA" w14:textId="77777777" w:rsidTr="00E67021">
        <w:trPr>
          <w:trHeight w:val="270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4BEEF757" w14:textId="77777777" w:rsidR="00E67021" w:rsidRPr="00E67021" w:rsidRDefault="00E67021" w:rsidP="00E67021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9398AD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1E54F70C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9644CD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6BDA4436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77C05B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201B3CE6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FC153A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14C72B76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DB1C18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6BD19078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A03DEF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5B74DADB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FCE604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7D10F4DA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8E4164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E67021" w:rsidRPr="00E67021" w14:paraId="618C9489" w14:textId="77777777" w:rsidTr="00E67021">
        <w:trPr>
          <w:trHeight w:val="270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D9D869" w14:textId="77777777" w:rsidR="00E67021" w:rsidRPr="00E67021" w:rsidRDefault="00E67021" w:rsidP="00E67021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4FE2AE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B7EFF8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7DC938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9D582A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4C0F89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FCD129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F0FC4B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0BA063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14D953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E1F315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3753BB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940461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78AFBE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FACFD5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0406FB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E67021" w:rsidRPr="00E67021" w14:paraId="6AC7F601" w14:textId="77777777" w:rsidTr="00E67021">
        <w:trPr>
          <w:trHeight w:val="270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692B454D" w14:textId="77777777" w:rsidR="00E67021" w:rsidRPr="00E67021" w:rsidRDefault="00E67021" w:rsidP="00E67021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0E8CA4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1536381D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135D6A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6DF3A424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ECE3DA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38EDF5E4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FF018C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20EB29E8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B37F25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1921B4CA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217715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47E24854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FDA757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740992DD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541575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E67021" w:rsidRPr="00E67021" w14:paraId="0BE79364" w14:textId="77777777" w:rsidTr="00E67021">
        <w:trPr>
          <w:trHeight w:val="270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356FAA" w14:textId="77777777" w:rsidR="00E67021" w:rsidRPr="00E67021" w:rsidRDefault="00E67021" w:rsidP="00E67021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09846E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2A483A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21B1DD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B12820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5D4059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7A7650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19CF0D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290675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E97D17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7092E2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BF8C12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6D4936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9E58B5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BE0B85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CCB925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E67021" w:rsidRPr="00E67021" w14:paraId="186AFC93" w14:textId="77777777" w:rsidTr="00E67021">
        <w:trPr>
          <w:trHeight w:val="270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4E0E19BA" w14:textId="77777777" w:rsidR="00E67021" w:rsidRPr="00E67021" w:rsidRDefault="00E67021" w:rsidP="00E67021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FDC978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5C26AC5A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AED588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18429E45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BE8B11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7EE9E862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84F64E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7DE9EE2A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62CDC0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737C0867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5B4675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60AAFE33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E6C292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21C31EED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86334D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E67021" w:rsidRPr="00E67021" w14:paraId="7B06E10A" w14:textId="77777777" w:rsidTr="00E67021">
        <w:trPr>
          <w:trHeight w:val="270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684095" w14:textId="77777777" w:rsidR="00E67021" w:rsidRPr="00E67021" w:rsidRDefault="00E67021" w:rsidP="00E67021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828246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CC91B8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FF14F6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D40864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52DB3E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B19731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01F915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BD8301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57982D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75D5E2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9B0948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BFE241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579BF3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0685EE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4CE556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E67021" w:rsidRPr="00E67021" w14:paraId="52733D90" w14:textId="77777777" w:rsidTr="00E67021">
        <w:trPr>
          <w:trHeight w:val="270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51F443CD" w14:textId="77777777" w:rsidR="00E67021" w:rsidRPr="00E67021" w:rsidRDefault="00E67021" w:rsidP="00E67021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DA0364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20C0C6BB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94BEA4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4B6250BA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BFBD6C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77D2A781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7106CF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761F1248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0D4141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148D2013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143AFE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7427DDB0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70AAB7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5551F908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CB9DD8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E67021" w:rsidRPr="00E67021" w14:paraId="47B39E22" w14:textId="77777777" w:rsidTr="00E67021">
        <w:trPr>
          <w:trHeight w:val="270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0D8BD7" w14:textId="77777777" w:rsidR="00E67021" w:rsidRPr="00E67021" w:rsidRDefault="00E67021" w:rsidP="00E67021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10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BA785E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A89001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A958BF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BE5DD2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22113D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FC23BB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F39D38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E3307B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C7AEEF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8ECEE9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A46A15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866C43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F42EDE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B6BD1C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81B96E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E67021" w:rsidRPr="00E67021" w14:paraId="4A81138D" w14:textId="77777777" w:rsidTr="00E67021">
        <w:trPr>
          <w:trHeight w:val="270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50C64ADA" w14:textId="77777777" w:rsidR="00E67021" w:rsidRPr="00E67021" w:rsidRDefault="00E67021" w:rsidP="00E67021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11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32787E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454557CF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467878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7A884604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F31105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7FE0D989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064C1C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3CA2CB61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610FCB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42A7CA7E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102541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18721485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89E6FD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246F6C5A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9C76A9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E67021" w:rsidRPr="00E67021" w14:paraId="3C3F06A5" w14:textId="77777777" w:rsidTr="00E67021">
        <w:trPr>
          <w:trHeight w:val="270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D7E01D" w14:textId="77777777" w:rsidR="00E67021" w:rsidRPr="00E67021" w:rsidRDefault="00E67021" w:rsidP="00E67021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12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BD94D8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041A48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7100B7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354E09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FF9C24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15E800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71F016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145CA6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33326E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2295E8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DDA724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620351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262234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FAEE52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9599EE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E67021" w:rsidRPr="00E67021" w14:paraId="4DD7D9AF" w14:textId="77777777" w:rsidTr="00E67021">
        <w:trPr>
          <w:trHeight w:val="270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58EEB0D8" w14:textId="77777777" w:rsidR="00E67021" w:rsidRPr="00E67021" w:rsidRDefault="00E67021" w:rsidP="00E67021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13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03448E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1069DF9E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B476AE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4E39D996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5D2A4F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3D2CD1DF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7C2230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643884E5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4F2FF6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63EFEA59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FE4D73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07EDE496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66FD9F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261CA045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3D32EF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E67021" w:rsidRPr="00E67021" w14:paraId="1559C198" w14:textId="77777777" w:rsidTr="00E67021">
        <w:trPr>
          <w:trHeight w:val="270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C6E6C3" w14:textId="77777777" w:rsidR="00E67021" w:rsidRPr="00E67021" w:rsidRDefault="00E67021" w:rsidP="00E67021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14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8FBF07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A03082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71B136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A8311F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713732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5F5734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A117CB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1A9F89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672DFA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5B962E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9D2BB0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A1FBFF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4D1F2E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B214BB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D22ECA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E67021" w:rsidRPr="00E67021" w14:paraId="6D1F0A3A" w14:textId="77777777" w:rsidTr="00E67021">
        <w:trPr>
          <w:trHeight w:val="270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2F649F43" w14:textId="77777777" w:rsidR="00E67021" w:rsidRPr="00E67021" w:rsidRDefault="00E67021" w:rsidP="00E67021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15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bottom"/>
            <w:hideMark/>
          </w:tcPr>
          <w:p w14:paraId="423EAC46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7963D896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78E68F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6731BD5C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3A6236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2CD6B21F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7C1685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0A78BC32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D86F67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0E36A6D3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AAAF69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6C184946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C0057A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339F0DAF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bottom"/>
            <w:hideMark/>
          </w:tcPr>
          <w:p w14:paraId="77DCCFDB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E67021" w:rsidRPr="00E67021" w14:paraId="08E84812" w14:textId="77777777" w:rsidTr="00E67021">
        <w:trPr>
          <w:trHeight w:val="270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bottom"/>
            <w:hideMark/>
          </w:tcPr>
          <w:p w14:paraId="5AD85512" w14:textId="77777777" w:rsidR="00E67021" w:rsidRPr="00E67021" w:rsidRDefault="00E67021" w:rsidP="00E67021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16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bottom"/>
            <w:hideMark/>
          </w:tcPr>
          <w:p w14:paraId="38447313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FF6A15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957AB9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91F5E8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9391F0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5250B2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EE9274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756B86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AA9F11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A5092C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5DA716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DFE97C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0D0281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bottom"/>
            <w:hideMark/>
          </w:tcPr>
          <w:p w14:paraId="7E25DB23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bottom"/>
            <w:hideMark/>
          </w:tcPr>
          <w:p w14:paraId="0D54CA79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</w:tbl>
    <w:p w14:paraId="52219249" w14:textId="77777777" w:rsidR="002C2999" w:rsidRDefault="002C2999" w:rsidP="00E67021">
      <w:pPr>
        <w:pStyle w:val="a1"/>
        <w:ind w:firstLine="0"/>
      </w:pPr>
    </w:p>
    <w:p w14:paraId="6CF5D9C0" w14:textId="77777777" w:rsidR="00E67021" w:rsidRDefault="00E67021" w:rsidP="00373917">
      <w:pPr>
        <w:pStyle w:val="a1"/>
      </w:pPr>
      <w:r>
        <w:rPr>
          <w:rFonts w:hint="eastAsia"/>
        </w:rPr>
        <w:t>如果</w:t>
      </w:r>
      <w:r>
        <w:t>Stride=2</w:t>
      </w:r>
      <w:r>
        <w:rPr>
          <w:rFonts w:hint="eastAsia"/>
        </w:rPr>
        <w:t>，有</w:t>
      </w:r>
      <w:r>
        <w:rPr>
          <w:rFonts w:hint="eastAsia"/>
        </w:rPr>
        <w:t xml:space="preserve">3/4 </w:t>
      </w:r>
      <w:r>
        <w:t>PE</w:t>
      </w:r>
      <w:r>
        <w:t>浪费了，默认按照</w:t>
      </w:r>
      <w:r>
        <w:t>Strid=1</w:t>
      </w:r>
      <w:r>
        <w:rPr>
          <w:rFonts w:hint="eastAsia"/>
        </w:rPr>
        <w:t>设计</w:t>
      </w:r>
      <w:r>
        <w:t>。把红色</w:t>
      </w:r>
      <w:r>
        <w:rPr>
          <w:rFonts w:hint="eastAsia"/>
        </w:rPr>
        <w:t>PE</w:t>
      </w:r>
      <w:r>
        <w:t>数据共享给旁边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t>PE</w:t>
      </w:r>
      <w:r>
        <w:t>，</w:t>
      </w:r>
      <w:r>
        <w:rPr>
          <w:rFonts w:hint="eastAsia"/>
        </w:rPr>
        <w:t>可以</w:t>
      </w:r>
      <w:r>
        <w:t>同时计算</w:t>
      </w:r>
      <w:r>
        <w:rPr>
          <w:rFonts w:hint="eastAsia"/>
        </w:rPr>
        <w:t>4</w:t>
      </w:r>
      <w:r>
        <w:rPr>
          <w:rFonts w:hint="eastAsia"/>
        </w:rPr>
        <w:t>个</w:t>
      </w:r>
      <w:r>
        <w:t>channel</w:t>
      </w:r>
      <w:r>
        <w:t>。提高</w:t>
      </w:r>
      <w:r>
        <w:rPr>
          <w:rFonts w:hint="eastAsia"/>
        </w:rPr>
        <w:t>利用率</w:t>
      </w:r>
      <w:r>
        <w:t>。</w:t>
      </w:r>
      <w:r>
        <w:rPr>
          <w:rFonts w:hint="eastAsia"/>
        </w:rPr>
        <w:t>对于</w:t>
      </w:r>
      <w:r>
        <w:rPr>
          <w:rFonts w:hint="eastAsia"/>
        </w:rPr>
        <w:t>16x16 PE</w:t>
      </w:r>
      <w:r>
        <w:rPr>
          <w:rFonts w:hint="eastAsia"/>
        </w:rPr>
        <w:t>，同一个</w:t>
      </w:r>
      <w:r>
        <w:t>Cylce</w:t>
      </w:r>
      <w:r>
        <w:t>需要</w:t>
      </w:r>
      <w:r>
        <w:t>input</w:t>
      </w:r>
      <w:r>
        <w:t>数据</w:t>
      </w:r>
      <w:r>
        <w:rPr>
          <w:rFonts w:hint="eastAsia"/>
        </w:rPr>
        <w:t xml:space="preserve"> 8 * 8 =</w:t>
      </w:r>
      <w:r>
        <w:t xml:space="preserve"> </w:t>
      </w:r>
      <w:r>
        <w:rPr>
          <w:rFonts w:hint="eastAsia"/>
        </w:rPr>
        <w:t>64</w:t>
      </w:r>
    </w:p>
    <w:p w14:paraId="2EAF95C9" w14:textId="77777777" w:rsidR="00E67021" w:rsidRDefault="00E67021" w:rsidP="00373917">
      <w:pPr>
        <w:pStyle w:val="a1"/>
      </w:pPr>
      <w:r>
        <w:rPr>
          <w:rFonts w:hint="eastAsia"/>
        </w:rPr>
        <w:t>如果</w:t>
      </w:r>
      <w:r>
        <w:t>Strid=2</w:t>
      </w:r>
      <w:r>
        <w:rPr>
          <w:rFonts w:hint="eastAsia"/>
        </w:rPr>
        <w:t>，就要</w:t>
      </w:r>
      <w:r>
        <w:t>再传导一级。</w:t>
      </w:r>
    </w:p>
    <w:tbl>
      <w:tblPr>
        <w:tblW w:w="9280" w:type="dxa"/>
        <w:tblLook w:val="04A0" w:firstRow="1" w:lastRow="0" w:firstColumn="1" w:lastColumn="0" w:noHBand="0" w:noVBand="1"/>
      </w:tblPr>
      <w:tblGrid>
        <w:gridCol w:w="580"/>
        <w:gridCol w:w="580"/>
        <w:gridCol w:w="580"/>
        <w:gridCol w:w="580"/>
        <w:gridCol w:w="580"/>
        <w:gridCol w:w="580"/>
        <w:gridCol w:w="580"/>
        <w:gridCol w:w="580"/>
        <w:gridCol w:w="580"/>
        <w:gridCol w:w="580"/>
        <w:gridCol w:w="580"/>
        <w:gridCol w:w="580"/>
        <w:gridCol w:w="580"/>
        <w:gridCol w:w="580"/>
        <w:gridCol w:w="580"/>
        <w:gridCol w:w="580"/>
      </w:tblGrid>
      <w:tr w:rsidR="00E67021" w:rsidRPr="00E67021" w14:paraId="6C183CB0" w14:textId="77777777" w:rsidTr="00E67021">
        <w:trPr>
          <w:trHeight w:val="270"/>
        </w:trPr>
        <w:tc>
          <w:tcPr>
            <w:tcW w:w="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2111FD63" w14:textId="77777777" w:rsidR="00E67021" w:rsidRPr="00E67021" w:rsidRDefault="00E67021" w:rsidP="00E67021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ABF8F"/>
            <w:noWrap/>
            <w:vAlign w:val="bottom"/>
            <w:hideMark/>
          </w:tcPr>
          <w:p w14:paraId="4A328FBD" w14:textId="77777777" w:rsidR="00E67021" w:rsidRPr="00E67021" w:rsidRDefault="00E67021" w:rsidP="00E67021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bottom"/>
            <w:hideMark/>
          </w:tcPr>
          <w:p w14:paraId="10C11829" w14:textId="77777777" w:rsidR="00E67021" w:rsidRPr="00E67021" w:rsidRDefault="00E67021" w:rsidP="00E67021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5AC88FD8" w14:textId="77777777" w:rsidR="00E67021" w:rsidRPr="00E67021" w:rsidRDefault="00E67021" w:rsidP="00E67021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433F16" w14:textId="77777777" w:rsidR="00E67021" w:rsidRPr="00E67021" w:rsidRDefault="00E67021" w:rsidP="00E67021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D8253B" w14:textId="77777777" w:rsidR="00E67021" w:rsidRPr="00E67021" w:rsidRDefault="00E67021" w:rsidP="00E67021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2819140A" w14:textId="77777777" w:rsidR="00E67021" w:rsidRPr="00E67021" w:rsidRDefault="00E67021" w:rsidP="00E67021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2281AC" w14:textId="77777777" w:rsidR="00E67021" w:rsidRPr="00E67021" w:rsidRDefault="00E67021" w:rsidP="00E67021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D58C9B" w14:textId="77777777" w:rsidR="00E67021" w:rsidRPr="00E67021" w:rsidRDefault="00E67021" w:rsidP="00E67021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56801071" w14:textId="77777777" w:rsidR="00E67021" w:rsidRPr="00E67021" w:rsidRDefault="00E67021" w:rsidP="00E67021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10</w:t>
            </w:r>
          </w:p>
        </w:tc>
        <w:tc>
          <w:tcPr>
            <w:tcW w:w="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039BE4" w14:textId="77777777" w:rsidR="00E67021" w:rsidRPr="00E67021" w:rsidRDefault="00E67021" w:rsidP="00E67021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11</w:t>
            </w:r>
          </w:p>
        </w:tc>
        <w:tc>
          <w:tcPr>
            <w:tcW w:w="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802F54" w14:textId="77777777" w:rsidR="00E67021" w:rsidRPr="00E67021" w:rsidRDefault="00E67021" w:rsidP="00E67021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12</w:t>
            </w:r>
          </w:p>
        </w:tc>
        <w:tc>
          <w:tcPr>
            <w:tcW w:w="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1BA47785" w14:textId="77777777" w:rsidR="00E67021" w:rsidRPr="00E67021" w:rsidRDefault="00E67021" w:rsidP="00E67021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13</w:t>
            </w:r>
          </w:p>
        </w:tc>
        <w:tc>
          <w:tcPr>
            <w:tcW w:w="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89E02B" w14:textId="77777777" w:rsidR="00E67021" w:rsidRPr="00E67021" w:rsidRDefault="00E67021" w:rsidP="00E67021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14</w:t>
            </w:r>
          </w:p>
        </w:tc>
        <w:tc>
          <w:tcPr>
            <w:tcW w:w="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698399" w14:textId="77777777" w:rsidR="00E67021" w:rsidRPr="00E67021" w:rsidRDefault="00E67021" w:rsidP="00E67021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15</w:t>
            </w:r>
          </w:p>
        </w:tc>
        <w:tc>
          <w:tcPr>
            <w:tcW w:w="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65EA6457" w14:textId="77777777" w:rsidR="00E67021" w:rsidRPr="00E67021" w:rsidRDefault="00E67021" w:rsidP="00E67021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16</w:t>
            </w:r>
          </w:p>
        </w:tc>
      </w:tr>
      <w:tr w:rsidR="00E67021" w:rsidRPr="00E67021" w14:paraId="499F3E7D" w14:textId="77777777" w:rsidTr="00E67021">
        <w:trPr>
          <w:trHeight w:val="270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ABF8F"/>
            <w:noWrap/>
            <w:vAlign w:val="bottom"/>
            <w:hideMark/>
          </w:tcPr>
          <w:p w14:paraId="78DD1908" w14:textId="77777777" w:rsidR="00E67021" w:rsidRPr="00E67021" w:rsidRDefault="00E67021" w:rsidP="00E67021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ABF8F"/>
            <w:noWrap/>
            <w:vAlign w:val="bottom"/>
            <w:hideMark/>
          </w:tcPr>
          <w:p w14:paraId="551633BA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bottom"/>
            <w:hideMark/>
          </w:tcPr>
          <w:p w14:paraId="4FCB4F18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A63478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37B6E3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6FED65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F307BF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7CEBDF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71C0C5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FD41F3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D7CED5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26AD20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CC861B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419FB7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98E428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75A09B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E67021" w:rsidRPr="00E67021" w14:paraId="4DFA9856" w14:textId="77777777" w:rsidTr="00E67021">
        <w:trPr>
          <w:trHeight w:val="270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bottom"/>
            <w:hideMark/>
          </w:tcPr>
          <w:p w14:paraId="7D2D15A0" w14:textId="77777777" w:rsidR="00E67021" w:rsidRPr="00E67021" w:rsidRDefault="00E67021" w:rsidP="00E67021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bottom"/>
            <w:hideMark/>
          </w:tcPr>
          <w:p w14:paraId="45A3A19F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bottom"/>
            <w:hideMark/>
          </w:tcPr>
          <w:p w14:paraId="317C2C66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C02484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459F29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F7E579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2B3D48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DAC368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8734DD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03D216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9F5AA1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6494A7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A78D0E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DB2961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CF392C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D0F2AC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E67021" w:rsidRPr="00E67021" w14:paraId="40C098F1" w14:textId="77777777" w:rsidTr="00E67021">
        <w:trPr>
          <w:trHeight w:val="270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21B2EBA4" w14:textId="77777777" w:rsidR="00E67021" w:rsidRPr="00E67021" w:rsidRDefault="00E67021" w:rsidP="00E67021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06C898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4A5D23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2AE3F377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FFD75A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F5573C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592073D5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08A6D1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F4841A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427CD407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DEF0AD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C3F86A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611DACA2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74B08C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A5C1B3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6704DDDF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E67021" w:rsidRPr="00E67021" w14:paraId="521DB1F4" w14:textId="77777777" w:rsidTr="00E67021">
        <w:trPr>
          <w:trHeight w:val="270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B822BA" w14:textId="77777777" w:rsidR="00E67021" w:rsidRPr="00E67021" w:rsidRDefault="00E67021" w:rsidP="00E67021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1916DC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8EAEDF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D75649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160DFA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231966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920EE8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52C49A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4D3E7B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62DC4F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AAA48E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77BE1F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C55944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FE73C6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AC4653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12BE5D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E67021" w:rsidRPr="00E67021" w14:paraId="01359AFD" w14:textId="77777777" w:rsidTr="00E67021">
        <w:trPr>
          <w:trHeight w:val="270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40B202" w14:textId="77777777" w:rsidR="00E67021" w:rsidRPr="00E67021" w:rsidRDefault="00E67021" w:rsidP="00E67021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F9E4CC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CB396E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670A34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FF2D2F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7511B4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3517FC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E5E01D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D3698A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84A507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BBEBD7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5358F8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88EEF9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4487DF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1D3F70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17AC31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E67021" w:rsidRPr="00E67021" w14:paraId="1E7BEA42" w14:textId="77777777" w:rsidTr="00E67021">
        <w:trPr>
          <w:trHeight w:val="270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00877E75" w14:textId="77777777" w:rsidR="00E67021" w:rsidRPr="00E67021" w:rsidRDefault="00E67021" w:rsidP="00E67021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0AF7DD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D3C8D0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2BCBB7E5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5A87FC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1FA670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5E40F2FF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B71872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31B844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6976BD13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4080D6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9B39AE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12009AEF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448AAE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891678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222FCA98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E67021" w:rsidRPr="00E67021" w14:paraId="5F24448C" w14:textId="77777777" w:rsidTr="00E67021">
        <w:trPr>
          <w:trHeight w:val="270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D6B2EE" w14:textId="77777777" w:rsidR="00E67021" w:rsidRPr="00E67021" w:rsidRDefault="00E67021" w:rsidP="00E67021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9B1CD7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AE4FC7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375FCF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634BDB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621196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49793E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BCF985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BD2D6B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8462BF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CD2368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D44DE2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BCAFBD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AEE14C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05C8D8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F6F511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E67021" w:rsidRPr="00E67021" w14:paraId="0B4F5D3B" w14:textId="77777777" w:rsidTr="00E67021">
        <w:trPr>
          <w:trHeight w:val="270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66919E" w14:textId="77777777" w:rsidR="00E67021" w:rsidRPr="00E67021" w:rsidRDefault="00E67021" w:rsidP="00E67021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ED1D4F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8A4168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FC073A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AE0ABF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DF1097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8C241C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5202F1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4796F0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7668A8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99B360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832226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C1CF16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32838A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ED2B68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A732A9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E67021" w:rsidRPr="00E67021" w14:paraId="7495801F" w14:textId="77777777" w:rsidTr="00E67021">
        <w:trPr>
          <w:trHeight w:val="270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7EB8601F" w14:textId="77777777" w:rsidR="00E67021" w:rsidRPr="00E67021" w:rsidRDefault="00E67021" w:rsidP="00E67021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lastRenderedPageBreak/>
              <w:t>10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4C6E3E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2DE011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7FF9D812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E330F6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DA221C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375B76B9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E655EC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7B19DA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6A9B6EE0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F9676F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01ED61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72FC9D31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2763C6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2B9040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3C49C19D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E67021" w:rsidRPr="00E67021" w14:paraId="6A1A8F75" w14:textId="77777777" w:rsidTr="00E67021">
        <w:trPr>
          <w:trHeight w:val="270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61082B" w14:textId="77777777" w:rsidR="00E67021" w:rsidRPr="00E67021" w:rsidRDefault="00E67021" w:rsidP="00E67021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11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832A77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011710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DE6FCA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739450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0DAB89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7A84F5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4B6AD8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4EB104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E9CA69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06DD75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6ABE01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07F771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AC840A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52533D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5042AB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E67021" w:rsidRPr="00E67021" w14:paraId="404C2775" w14:textId="77777777" w:rsidTr="00E67021">
        <w:trPr>
          <w:trHeight w:val="270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FE6694" w14:textId="77777777" w:rsidR="00E67021" w:rsidRPr="00E67021" w:rsidRDefault="00E67021" w:rsidP="00E67021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12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B204E6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72A9D1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E9B4F4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CFE26A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2DB408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60613C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7F1BD4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5B7678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DCCD81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C4CDFE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1F5421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EB3B12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460D83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812AAF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4F8271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E67021" w:rsidRPr="00E67021" w14:paraId="3BD059C6" w14:textId="77777777" w:rsidTr="00E67021">
        <w:trPr>
          <w:trHeight w:val="270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44927777" w14:textId="77777777" w:rsidR="00E67021" w:rsidRPr="00E67021" w:rsidRDefault="00E67021" w:rsidP="00E67021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13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FDE067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96B6E5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07F3431D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6273CC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011ECB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1C0728BE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B2B014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19CBCE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73AC5DD2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984623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C78881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23CC83E6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ECC985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FBF1A5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49722A5F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E67021" w:rsidRPr="00E67021" w14:paraId="517040C4" w14:textId="77777777" w:rsidTr="00E67021">
        <w:trPr>
          <w:trHeight w:val="270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10E3E9" w14:textId="77777777" w:rsidR="00E67021" w:rsidRPr="00E67021" w:rsidRDefault="00E67021" w:rsidP="00E67021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14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043975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1D3937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28A242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E5AF6C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877602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C71846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FAFE7D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01B8B5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17D38B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1B4288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D41660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6B38D7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707363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076A5D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8863F9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E67021" w:rsidRPr="00E67021" w14:paraId="6ED76C04" w14:textId="77777777" w:rsidTr="00E67021">
        <w:trPr>
          <w:trHeight w:val="270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717C0A" w14:textId="77777777" w:rsidR="00E67021" w:rsidRPr="00E67021" w:rsidRDefault="00E67021" w:rsidP="00E67021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15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B0677F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7F4123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F2B8EE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AD3470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C18C72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35D080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8C853B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E01441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75EA10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A14999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9127A1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AA3C67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DC316E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612618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FF5E74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E67021" w:rsidRPr="00E67021" w14:paraId="551B1BE9" w14:textId="77777777" w:rsidTr="00E67021">
        <w:trPr>
          <w:trHeight w:val="270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5957DA86" w14:textId="77777777" w:rsidR="00E67021" w:rsidRPr="00E67021" w:rsidRDefault="00E67021" w:rsidP="00E67021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16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67374D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C138AD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03A80511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D703D6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BB1E74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638C2FB1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0E7431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8C3BF1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63E4529B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41FE24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BF9242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675AA605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A008ED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833048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74E01F3B" w14:textId="77777777" w:rsidR="00E67021" w:rsidRPr="00E67021" w:rsidRDefault="00E67021" w:rsidP="00E670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6702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</w:tbl>
    <w:p w14:paraId="0C0A8EB1" w14:textId="77777777" w:rsidR="00E67021" w:rsidRDefault="00E67021" w:rsidP="00373917">
      <w:pPr>
        <w:pStyle w:val="a1"/>
      </w:pPr>
    </w:p>
    <w:p w14:paraId="0C10D600" w14:textId="77777777" w:rsidR="00E67021" w:rsidRPr="002C2999" w:rsidRDefault="00E67021" w:rsidP="00373917">
      <w:pPr>
        <w:pStyle w:val="a1"/>
      </w:pPr>
    </w:p>
    <w:p w14:paraId="7CEE6C3A" w14:textId="77777777" w:rsidR="008E3341" w:rsidRDefault="008E3341" w:rsidP="008E3341">
      <w:pPr>
        <w:pStyle w:val="1"/>
      </w:pPr>
      <w:bookmarkStart w:id="211" w:name="_Toc495937267"/>
      <w:bookmarkStart w:id="212" w:name="OLE_LINK9"/>
      <w:bookmarkStart w:id="213" w:name="_Toc259025313"/>
      <w:bookmarkStart w:id="214" w:name="_Toc259025944"/>
      <w:bookmarkEnd w:id="179"/>
      <w:bookmarkEnd w:id="180"/>
      <w:r>
        <w:rPr>
          <w:rFonts w:hint="eastAsia"/>
        </w:rPr>
        <w:t>数据压缩</w:t>
      </w:r>
      <w:bookmarkEnd w:id="211"/>
    </w:p>
    <w:bookmarkEnd w:id="212"/>
    <w:p w14:paraId="61BAF00B" w14:textId="77777777" w:rsidR="00CB1D26" w:rsidRDefault="00CB1D26" w:rsidP="000040DD">
      <w:pPr>
        <w:pStyle w:val="a1"/>
      </w:pPr>
      <w:r>
        <w:rPr>
          <w:rFonts w:hint="eastAsia"/>
        </w:rPr>
        <w:t>由于</w:t>
      </w:r>
      <w:r>
        <w:t>ReLU</w:t>
      </w:r>
      <w:r>
        <w:t>后，会有大量的</w:t>
      </w:r>
      <w:r>
        <w:rPr>
          <w:rFonts w:hint="eastAsia"/>
        </w:rPr>
        <w:t>0</w:t>
      </w:r>
      <w:r>
        <w:rPr>
          <w:rFonts w:hint="eastAsia"/>
        </w:rPr>
        <w:t>值</w:t>
      </w:r>
      <w:r>
        <w:t>，可以对</w:t>
      </w:r>
      <w:r>
        <w:rPr>
          <w:rFonts w:hint="eastAsia"/>
        </w:rPr>
        <w:t>0</w:t>
      </w:r>
      <w:r>
        <w:rPr>
          <w:rFonts w:hint="eastAsia"/>
        </w:rPr>
        <w:t>值</w:t>
      </w:r>
      <w:r>
        <w:t>进行</w:t>
      </w:r>
      <w:r>
        <w:rPr>
          <w:rFonts w:hint="eastAsia"/>
        </w:rPr>
        <w:t>编码</w:t>
      </w:r>
      <w:r>
        <w:t>压缩来节省</w:t>
      </w:r>
      <w:r>
        <w:t>IO</w:t>
      </w:r>
      <w:r>
        <w:t>带宽。</w:t>
      </w:r>
    </w:p>
    <w:p w14:paraId="5B97C351" w14:textId="77777777" w:rsidR="000040DD" w:rsidRPr="000040DD" w:rsidRDefault="008E3341" w:rsidP="000040DD">
      <w:pPr>
        <w:pStyle w:val="a1"/>
      </w:pPr>
      <w:r w:rsidRPr="008E3341">
        <w:t>Run Length Coding</w:t>
      </w:r>
      <w:r>
        <w:rPr>
          <w:rFonts w:hint="eastAsia"/>
        </w:rPr>
        <w:t>（</w:t>
      </w:r>
      <w:r>
        <w:rPr>
          <w:rFonts w:hint="eastAsia"/>
        </w:rPr>
        <w:t>RLC</w:t>
      </w:r>
      <w:r>
        <w:rPr>
          <w:rFonts w:hint="eastAsia"/>
        </w:rPr>
        <w:t>）</w:t>
      </w:r>
      <w:r w:rsidR="000040DD" w:rsidRPr="000040DD">
        <w:t>游程编码，又称行程长度编码或变动长度编码法</w:t>
      </w:r>
      <w:r w:rsidR="000040DD">
        <w:rPr>
          <w:rFonts w:hint="eastAsia"/>
        </w:rPr>
        <w:t>。</w:t>
      </w:r>
      <w:r w:rsidR="000040DD" w:rsidRPr="000040DD">
        <w:t>基本原理是：用一个符号值或串长代替具有相同值的连续符号（连续符号构成了一段连续的</w:t>
      </w:r>
      <w:r w:rsidR="000040DD" w:rsidRPr="000040DD">
        <w:t>“</w:t>
      </w:r>
      <w:r w:rsidR="000040DD" w:rsidRPr="000040DD">
        <w:t>行程</w:t>
      </w:r>
      <w:r w:rsidR="000040DD" w:rsidRPr="000040DD">
        <w:t>”</w:t>
      </w:r>
      <w:r w:rsidR="000040DD" w:rsidRPr="000040DD">
        <w:t>。行程编码因此而得名），使符号长度少于原始数据的长度。只在各行或者各列数据的代码发生变化时，一次记录该代码及相同代码重复的个数，从而实现数据的压缩。</w:t>
      </w:r>
    </w:p>
    <w:p w14:paraId="682CD4CA" w14:textId="77777777" w:rsidR="000040DD" w:rsidRDefault="000040DD" w:rsidP="000040DD">
      <w:pPr>
        <w:pStyle w:val="a1"/>
      </w:pPr>
      <w:r>
        <w:rPr>
          <w:rFonts w:hint="eastAsia"/>
        </w:rPr>
        <w:t>例如</w:t>
      </w:r>
      <w:r>
        <w:t>：</w:t>
      </w:r>
    </w:p>
    <w:p w14:paraId="1AEC2579" w14:textId="77777777" w:rsidR="000040DD" w:rsidRDefault="000040DD" w:rsidP="000040DD">
      <w:pPr>
        <w:pStyle w:val="a1"/>
      </w:pPr>
      <w:r>
        <w:t>I</w:t>
      </w:r>
      <w:r>
        <w:rPr>
          <w:rFonts w:hint="eastAsia"/>
        </w:rPr>
        <w:t>nput</w:t>
      </w:r>
      <w:r>
        <w:t>：</w:t>
      </w:r>
      <w:r>
        <w:rPr>
          <w:rFonts w:hint="eastAsia"/>
        </w:rPr>
        <w:t>0,0,12,0,0,0,0,53,0,0,22</w:t>
      </w:r>
      <w:r>
        <w:t>…</w:t>
      </w:r>
    </w:p>
    <w:p w14:paraId="70664F7F" w14:textId="77777777" w:rsidR="000040DD" w:rsidRDefault="000040DD" w:rsidP="000040DD">
      <w:pPr>
        <w:pStyle w:val="a1"/>
      </w:pPr>
      <w:r>
        <w:rPr>
          <w:rFonts w:hint="eastAsia"/>
        </w:rPr>
        <w:t>编码：</w:t>
      </w:r>
      <w:r>
        <w:rPr>
          <w:rFonts w:hint="eastAsia"/>
        </w:rPr>
        <w:t>2</w:t>
      </w:r>
      <w:proofErr w:type="gramStart"/>
      <w:r>
        <w:rPr>
          <w:rFonts w:hint="eastAsia"/>
        </w:rPr>
        <w:t>,12</w:t>
      </w:r>
      <w:proofErr w:type="gramEnd"/>
      <w:r>
        <w:rPr>
          <w:rFonts w:hint="eastAsia"/>
        </w:rPr>
        <w:t>,</w:t>
      </w:r>
      <w:r>
        <w:t xml:space="preserve">  </w:t>
      </w:r>
      <w:r>
        <w:rPr>
          <w:rFonts w:hint="eastAsia"/>
        </w:rPr>
        <w:t>4,53,</w:t>
      </w:r>
      <w:r>
        <w:t xml:space="preserve">   </w:t>
      </w:r>
      <w:r>
        <w:rPr>
          <w:rFonts w:hint="eastAsia"/>
        </w:rPr>
        <w:t>2,22,</w:t>
      </w:r>
      <w:r>
        <w:t xml:space="preserve">   00</w:t>
      </w:r>
    </w:p>
    <w:p w14:paraId="2004B25A" w14:textId="77777777" w:rsidR="000040DD" w:rsidRPr="000040DD" w:rsidRDefault="000040DD" w:rsidP="000040DD">
      <w:pPr>
        <w:pStyle w:val="a1"/>
      </w:pPr>
      <w:r>
        <w:t xml:space="preserve">     5b</w:t>
      </w:r>
      <w:proofErr w:type="gramStart"/>
      <w:r>
        <w:t>,16b</w:t>
      </w:r>
      <w:proofErr w:type="gramEnd"/>
      <w:r>
        <w:t>, 5b,16b,  5b,16b, 2b</w:t>
      </w:r>
    </w:p>
    <w:p w14:paraId="6F3AD9DE" w14:textId="77777777" w:rsidR="008E3341" w:rsidRPr="008E3341" w:rsidRDefault="00CB1D26" w:rsidP="008E3341">
      <w:pPr>
        <w:widowControl/>
        <w:ind w:firstLine="420"/>
        <w:jc w:val="left"/>
        <w:rPr>
          <w:rFonts w:ascii="宋体" w:hAnsi="宋体" w:cs="宋体"/>
          <w:kern w:val="0"/>
          <w:szCs w:val="21"/>
        </w:rPr>
      </w:pPr>
      <w:r>
        <w:rPr>
          <w:rFonts w:ascii="宋体" w:hAnsi="宋体" w:cs="宋体" w:hint="eastAsia"/>
          <w:kern w:val="0"/>
          <w:szCs w:val="21"/>
        </w:rPr>
        <w:t>在</w:t>
      </w:r>
      <w:r>
        <w:rPr>
          <w:rFonts w:ascii="宋体" w:hAnsi="宋体" w:cs="宋体"/>
          <w:kern w:val="0"/>
          <w:szCs w:val="21"/>
        </w:rPr>
        <w:t>DMA读取数据写入Buffer之前</w:t>
      </w:r>
      <w:r>
        <w:rPr>
          <w:rFonts w:ascii="宋体" w:hAnsi="宋体" w:cs="宋体" w:hint="eastAsia"/>
          <w:kern w:val="0"/>
          <w:szCs w:val="21"/>
        </w:rPr>
        <w:t>进行</w:t>
      </w:r>
      <w:r>
        <w:rPr>
          <w:rFonts w:ascii="宋体" w:hAnsi="宋体" w:cs="宋体"/>
          <w:kern w:val="0"/>
          <w:szCs w:val="21"/>
        </w:rPr>
        <w:t>解码，</w:t>
      </w:r>
      <w:r>
        <w:rPr>
          <w:rFonts w:ascii="宋体" w:hAnsi="宋体" w:cs="宋体" w:hint="eastAsia"/>
          <w:kern w:val="0"/>
          <w:szCs w:val="21"/>
        </w:rPr>
        <w:t>在</w:t>
      </w:r>
      <w:r>
        <w:rPr>
          <w:rFonts w:ascii="宋体" w:hAnsi="宋体" w:cs="宋体"/>
          <w:kern w:val="0"/>
          <w:szCs w:val="21"/>
        </w:rPr>
        <w:t>从Output Buffer</w:t>
      </w:r>
      <w:r>
        <w:rPr>
          <w:rFonts w:ascii="宋体" w:hAnsi="宋体" w:cs="宋体" w:hint="eastAsia"/>
          <w:kern w:val="0"/>
          <w:szCs w:val="21"/>
        </w:rPr>
        <w:t>输出</w:t>
      </w:r>
      <w:r>
        <w:rPr>
          <w:rFonts w:ascii="宋体" w:hAnsi="宋体" w:cs="宋体"/>
          <w:kern w:val="0"/>
          <w:szCs w:val="21"/>
        </w:rPr>
        <w:t>进行编码后再写入DDR。</w:t>
      </w:r>
    </w:p>
    <w:p w14:paraId="3FC51C2D" w14:textId="77777777" w:rsidR="008E3341" w:rsidRDefault="00D06249" w:rsidP="0024727F">
      <w:pPr>
        <w:pStyle w:val="a1"/>
      </w:pPr>
      <w:r>
        <w:rPr>
          <w:noProof/>
        </w:rPr>
        <w:drawing>
          <wp:inline distT="0" distB="0" distL="0" distR="0" wp14:anchorId="5F7D7327" wp14:editId="6AB77DA6">
            <wp:extent cx="5400040" cy="2129155"/>
            <wp:effectExtent l="0" t="0" r="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6AE03" w14:textId="77777777" w:rsidR="00D06249" w:rsidRDefault="00D06249" w:rsidP="00D06249">
      <w:pPr>
        <w:pStyle w:val="1"/>
      </w:pPr>
      <w:bookmarkStart w:id="215" w:name="_Toc495937268"/>
      <w:r>
        <w:rPr>
          <w:rFonts w:hint="eastAsia"/>
        </w:rPr>
        <w:t>功耗</w:t>
      </w:r>
      <w:r>
        <w:t>设计</w:t>
      </w:r>
      <w:bookmarkEnd w:id="215"/>
    </w:p>
    <w:p w14:paraId="51DE5D64" w14:textId="7C0C5589" w:rsidR="00D06249" w:rsidRPr="000040DD" w:rsidRDefault="009B0BC3" w:rsidP="0024727F">
      <w:pPr>
        <w:pStyle w:val="a1"/>
      </w:pPr>
      <w:r>
        <w:rPr>
          <w:rFonts w:hint="eastAsia"/>
        </w:rPr>
        <w:t>系统</w:t>
      </w:r>
      <w:r>
        <w:t>功耗</w:t>
      </w:r>
      <w:r w:rsidR="00ED5361">
        <w:rPr>
          <w:rFonts w:hint="eastAsia"/>
        </w:rPr>
        <w:t>主要</w:t>
      </w:r>
      <w:r w:rsidR="00ED5361">
        <w:t>有</w:t>
      </w:r>
      <w:r w:rsidR="00ED5361">
        <w:rPr>
          <w:rFonts w:hint="eastAsia"/>
        </w:rPr>
        <w:t>2</w:t>
      </w:r>
      <w:r w:rsidR="00ED5361">
        <w:rPr>
          <w:rFonts w:hint="eastAsia"/>
        </w:rPr>
        <w:t>部分</w:t>
      </w:r>
      <w:r w:rsidR="00164851">
        <w:t>功耗</w:t>
      </w:r>
      <w:r w:rsidR="00164851">
        <w:rPr>
          <w:rFonts w:hint="eastAsia"/>
        </w:rPr>
        <w:t>。</w:t>
      </w:r>
      <w:r w:rsidR="00164851">
        <w:rPr>
          <w:rFonts w:hint="eastAsia"/>
        </w:rPr>
        <w:t>1.</w:t>
      </w:r>
      <w:r w:rsidR="00164851">
        <w:rPr>
          <w:rFonts w:hint="eastAsia"/>
        </w:rPr>
        <w:t>乘法</w:t>
      </w:r>
      <w:r w:rsidR="00164851">
        <w:t>和加法等处理逻辑功耗，</w:t>
      </w:r>
      <w:r w:rsidR="00164851">
        <w:rPr>
          <w:rFonts w:hint="eastAsia"/>
        </w:rPr>
        <w:t>需要</w:t>
      </w:r>
      <w:r w:rsidR="00164851">
        <w:t>用使能开关控制</w:t>
      </w:r>
      <w:r w:rsidR="00164851">
        <w:rPr>
          <w:rFonts w:hint="eastAsia"/>
        </w:rPr>
        <w:t>，</w:t>
      </w:r>
      <w:r w:rsidR="00164851">
        <w:t>在不用的时候</w:t>
      </w:r>
      <w:r w:rsidR="00164851">
        <w:rPr>
          <w:rFonts w:hint="eastAsia"/>
        </w:rPr>
        <w:t>避免</w:t>
      </w:r>
      <w:r w:rsidR="00164851">
        <w:t>计算</w:t>
      </w:r>
      <w:r w:rsidR="00164851">
        <w:rPr>
          <w:rFonts w:hint="eastAsia"/>
        </w:rPr>
        <w:t>；</w:t>
      </w:r>
      <w:r w:rsidR="00164851">
        <w:rPr>
          <w:rFonts w:hint="eastAsia"/>
        </w:rPr>
        <w:t>2.</w:t>
      </w:r>
      <w:r w:rsidR="00164851">
        <w:rPr>
          <w:rFonts w:hint="eastAsia"/>
        </w:rPr>
        <w:t>访问</w:t>
      </w:r>
      <w:r w:rsidR="00164851">
        <w:t>存储器的功耗，尽量避免</w:t>
      </w:r>
      <w:r w:rsidR="00164851">
        <w:rPr>
          <w:rFonts w:hint="eastAsia"/>
        </w:rPr>
        <w:t>访问</w:t>
      </w:r>
      <w:r w:rsidR="00164851">
        <w:t>DDR</w:t>
      </w:r>
      <w:r w:rsidR="00164851">
        <w:rPr>
          <w:rFonts w:hint="eastAsia"/>
        </w:rPr>
        <w:t>。</w:t>
      </w:r>
    </w:p>
    <w:p w14:paraId="0F237AC3" w14:textId="77777777" w:rsidR="00BF3343" w:rsidRDefault="00164851" w:rsidP="00BF3343">
      <w:pPr>
        <w:keepNext/>
        <w:widowControl/>
        <w:jc w:val="center"/>
      </w:pPr>
      <w:r w:rsidRPr="00164851">
        <w:rPr>
          <w:rFonts w:ascii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1571E8D3" wp14:editId="77C5D86A">
            <wp:extent cx="5170845" cy="2821017"/>
            <wp:effectExtent l="0" t="0" r="0" b="0"/>
            <wp:docPr id="2" name="图片 2" descr="C://Users/lenovo/AppData/Local/YNote/data/songjie_email@126.com/73be738a2e8b4490b256a7849fdef431/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5" descr="C://Users/lenovo/AppData/Local/YNote/data/songjie_email@126.com/73be738a2e8b4490b256a7849fdef431/clipboard.png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5320" cy="2828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D9794" w14:textId="65561063" w:rsidR="00164851" w:rsidRPr="00164851" w:rsidRDefault="00BF3343" w:rsidP="00BF3343">
      <w:pPr>
        <w:pStyle w:val="ab"/>
        <w:jc w:val="center"/>
        <w:rPr>
          <w:rFonts w:ascii="宋体" w:hAnsi="宋体" w:cs="宋体"/>
          <w:kern w:val="0"/>
          <w:sz w:val="24"/>
          <w:szCs w:val="24"/>
        </w:rPr>
      </w:pPr>
      <w:r>
        <w:t xml:space="preserve">Figure </w:t>
      </w:r>
      <w:fldSimple w:instr=" SEQ Figure \* ARABIC ">
        <w:r w:rsidR="00F95512">
          <w:rPr>
            <w:noProof/>
          </w:rPr>
          <w:t>24</w:t>
        </w:r>
      </w:fldSimple>
      <w:r>
        <w:t xml:space="preserve"> </w:t>
      </w:r>
      <w:r>
        <w:rPr>
          <w:rFonts w:hint="eastAsia"/>
        </w:rPr>
        <w:t>功耗</w:t>
      </w:r>
      <w:r>
        <w:t>模型</w:t>
      </w:r>
    </w:p>
    <w:p w14:paraId="29A57923" w14:textId="77777777" w:rsidR="001A2B24" w:rsidRDefault="001A2B24" w:rsidP="001A2B24">
      <w:pPr>
        <w:pStyle w:val="a1"/>
      </w:pPr>
    </w:p>
    <w:p w14:paraId="4C250337" w14:textId="77777777" w:rsidR="00A8552F" w:rsidRDefault="00A8552F" w:rsidP="00A8552F">
      <w:pPr>
        <w:pStyle w:val="1"/>
      </w:pPr>
      <w:bookmarkStart w:id="216" w:name="_Toc495937270"/>
      <w:r>
        <w:rPr>
          <w:rFonts w:hint="eastAsia"/>
        </w:rPr>
        <w:t xml:space="preserve">FPGA </w:t>
      </w:r>
      <w:r>
        <w:t>vs ASIC</w:t>
      </w:r>
      <w:bookmarkEnd w:id="216"/>
    </w:p>
    <w:p w14:paraId="42F9241B" w14:textId="77777777" w:rsidR="00A8552F" w:rsidRPr="001A2B24" w:rsidRDefault="00A8552F" w:rsidP="001A2B24">
      <w:pPr>
        <w:pStyle w:val="a1"/>
      </w:pPr>
      <w:r>
        <w:rPr>
          <w:rFonts w:hint="eastAsia"/>
        </w:rPr>
        <w:t>FPGA</w:t>
      </w:r>
      <w:r>
        <w:rPr>
          <w:rFonts w:hint="eastAsia"/>
        </w:rPr>
        <w:t>和</w:t>
      </w:r>
      <w:r>
        <w:t>ASIC</w:t>
      </w:r>
      <w:r>
        <w:t>的接口带宽差不多，但</w:t>
      </w:r>
      <w:r>
        <w:t>ASIC</w:t>
      </w:r>
      <w:r>
        <w:t>内部频率更高，处理速度更快，</w:t>
      </w:r>
      <w:r>
        <w:t>IO</w:t>
      </w:r>
      <w:r>
        <w:rPr>
          <w:rFonts w:hint="eastAsia"/>
        </w:rPr>
        <w:t>更</w:t>
      </w:r>
      <w:r>
        <w:t>容易成为瓶颈</w:t>
      </w:r>
      <w:r>
        <w:rPr>
          <w:rFonts w:hint="eastAsia"/>
        </w:rPr>
        <w:t>。</w:t>
      </w:r>
    </w:p>
    <w:p w14:paraId="6AEAF274" w14:textId="77777777" w:rsidR="0068651C" w:rsidRDefault="00C0570D" w:rsidP="0068651C">
      <w:pPr>
        <w:pStyle w:val="1"/>
      </w:pPr>
      <w:bookmarkStart w:id="217" w:name="_Toc495937271"/>
      <w:bookmarkStart w:id="218" w:name="OLE_LINK1"/>
      <w:bookmarkStart w:id="219" w:name="OLE_LINK2"/>
      <w:r>
        <w:rPr>
          <w:rFonts w:hint="eastAsia"/>
        </w:rPr>
        <w:t>FPGA开发</w:t>
      </w:r>
      <w:r>
        <w:t>板卡选择</w:t>
      </w:r>
      <w:bookmarkEnd w:id="217"/>
    </w:p>
    <w:p w14:paraId="52643364" w14:textId="77777777" w:rsidR="00C0570D" w:rsidRDefault="00F14B0F" w:rsidP="00C0570D">
      <w:pPr>
        <w:pStyle w:val="a1"/>
      </w:pPr>
      <w:r>
        <w:rPr>
          <w:rFonts w:hint="eastAsia"/>
        </w:rPr>
        <w:t>根据前面</w:t>
      </w:r>
      <w:r>
        <w:t>的资源评估，对</w:t>
      </w:r>
      <w:r>
        <w:t>Altera</w:t>
      </w:r>
      <w:r>
        <w:t>和</w:t>
      </w:r>
      <w:r>
        <w:t>Xilinx</w:t>
      </w:r>
      <w:r>
        <w:t>的</w:t>
      </w:r>
      <w:r>
        <w:t>Soc</w:t>
      </w:r>
      <w:r>
        <w:t>开发板进行</w:t>
      </w:r>
      <w:r>
        <w:rPr>
          <w:rFonts w:hint="eastAsia"/>
        </w:rPr>
        <w:t>调研</w:t>
      </w:r>
      <w:r>
        <w:t>。</w:t>
      </w:r>
      <w:r>
        <w:t>Soc</w:t>
      </w:r>
      <w:r>
        <w:rPr>
          <w:rFonts w:hint="eastAsia"/>
        </w:rPr>
        <w:t>型号</w:t>
      </w:r>
      <w:r>
        <w:t>有很多，但官方发布的开发板型号比较少。</w:t>
      </w:r>
      <w:proofErr w:type="gramStart"/>
      <w:r>
        <w:t>其他</w:t>
      </w:r>
      <w:r>
        <w:rPr>
          <w:rFonts w:hint="eastAsia"/>
        </w:rPr>
        <w:t>第三</w:t>
      </w:r>
      <w:proofErr w:type="gramEnd"/>
      <w:r>
        <w:rPr>
          <w:rFonts w:hint="eastAsia"/>
        </w:rPr>
        <w:t>方</w:t>
      </w:r>
      <w:r>
        <w:t>的板卡也就行了调研，可选择也不是很多，而且会有很多限制，比如没有参考</w:t>
      </w:r>
      <w:r>
        <w:t>Demo</w:t>
      </w:r>
      <w:r>
        <w:t>等。官方</w:t>
      </w:r>
      <w:r>
        <w:rPr>
          <w:rFonts w:hint="eastAsia"/>
        </w:rPr>
        <w:t>的</w:t>
      </w:r>
      <w:r>
        <w:t>板卡</w:t>
      </w:r>
      <w:r>
        <w:rPr>
          <w:rFonts w:hint="eastAsia"/>
        </w:rPr>
        <w:t>的</w:t>
      </w:r>
      <w:r>
        <w:t>用户较多，开发资源要丰富一点。</w:t>
      </w:r>
    </w:p>
    <w:p w14:paraId="691468DB" w14:textId="77777777" w:rsidR="00F14B0F" w:rsidRPr="00F14B0F" w:rsidRDefault="00F14B0F" w:rsidP="00C0570D">
      <w:pPr>
        <w:pStyle w:val="a1"/>
      </w:pPr>
      <w:r>
        <w:rPr>
          <w:rFonts w:hint="eastAsia"/>
        </w:rPr>
        <w:t>由于</w:t>
      </w:r>
      <w:r>
        <w:t>第一次开发，对资源的估计并不是很准确，需要选择资源丰富一点的板卡，</w:t>
      </w:r>
      <w:proofErr w:type="gramStart"/>
      <w:r>
        <w:t>待方案</w:t>
      </w:r>
      <w:proofErr w:type="gramEnd"/>
      <w:r>
        <w:rPr>
          <w:rFonts w:hint="eastAsia"/>
        </w:rPr>
        <w:t>实现</w:t>
      </w:r>
      <w:r>
        <w:t>后，可根据产品的</w:t>
      </w:r>
      <w:r>
        <w:rPr>
          <w:rFonts w:hint="eastAsia"/>
        </w:rPr>
        <w:t>需求</w:t>
      </w:r>
      <w:r>
        <w:t>再选择有竞争力的</w:t>
      </w:r>
      <w:r>
        <w:t>FPGA</w:t>
      </w:r>
      <w:r>
        <w:t>芯片重新设计板卡。</w:t>
      </w:r>
    </w:p>
    <w:tbl>
      <w:tblPr>
        <w:tblW w:w="8840" w:type="dxa"/>
        <w:tblInd w:w="113" w:type="dxa"/>
        <w:tblLook w:val="04A0" w:firstRow="1" w:lastRow="0" w:firstColumn="1" w:lastColumn="0" w:noHBand="0" w:noVBand="1"/>
      </w:tblPr>
      <w:tblGrid>
        <w:gridCol w:w="1961"/>
        <w:gridCol w:w="844"/>
        <w:gridCol w:w="1400"/>
        <w:gridCol w:w="1163"/>
        <w:gridCol w:w="1519"/>
        <w:gridCol w:w="976"/>
        <w:gridCol w:w="977"/>
      </w:tblGrid>
      <w:tr w:rsidR="00C0570D" w:rsidRPr="00C0570D" w14:paraId="24078CCD" w14:textId="77777777" w:rsidTr="00C0570D">
        <w:trPr>
          <w:trHeight w:val="675"/>
        </w:trPr>
        <w:tc>
          <w:tcPr>
            <w:tcW w:w="2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07781E" w14:textId="77777777" w:rsidR="00C0570D" w:rsidRPr="00C0570D" w:rsidRDefault="00C0570D" w:rsidP="00C0570D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C0570D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分类</w:t>
            </w:r>
          </w:p>
        </w:tc>
        <w:tc>
          <w:tcPr>
            <w:tcW w:w="9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97F994" w14:textId="77777777" w:rsidR="00C0570D" w:rsidRPr="00C0570D" w:rsidRDefault="00C0570D" w:rsidP="00C0570D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C0570D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DSP</w:t>
            </w:r>
          </w:p>
        </w:tc>
        <w:tc>
          <w:tcPr>
            <w:tcW w:w="11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4E8513" w14:textId="77777777" w:rsidR="00C0570D" w:rsidRPr="00C0570D" w:rsidRDefault="00C0570D" w:rsidP="00C0570D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C0570D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RAM(Blcok)</w:t>
            </w:r>
          </w:p>
        </w:tc>
        <w:tc>
          <w:tcPr>
            <w:tcW w:w="11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53E95D" w14:textId="77777777" w:rsidR="00C0570D" w:rsidRPr="00C0570D" w:rsidRDefault="00C0570D" w:rsidP="00C0570D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C0570D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IO带宽(M64bps)</w:t>
            </w:r>
          </w:p>
        </w:tc>
        <w:tc>
          <w:tcPr>
            <w:tcW w:w="14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2C8F37" w14:textId="77777777" w:rsidR="00C0570D" w:rsidRPr="00C0570D" w:rsidRDefault="00C0570D" w:rsidP="00C0570D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C0570D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IC</w:t>
            </w:r>
          </w:p>
        </w:tc>
        <w:tc>
          <w:tcPr>
            <w:tcW w:w="9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7F298B" w14:textId="77777777" w:rsidR="00C0570D" w:rsidRPr="00C0570D" w:rsidRDefault="00C0570D" w:rsidP="00C0570D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C0570D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厂家</w:t>
            </w:r>
          </w:p>
        </w:tc>
        <w:tc>
          <w:tcPr>
            <w:tcW w:w="1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697702" w14:textId="77777777" w:rsidR="00C0570D" w:rsidRPr="00C0570D" w:rsidRDefault="00C0570D" w:rsidP="00C0570D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C0570D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板卡单价</w:t>
            </w:r>
          </w:p>
        </w:tc>
      </w:tr>
      <w:tr w:rsidR="00C0570D" w:rsidRPr="00C0570D" w14:paraId="34D229B5" w14:textId="77777777" w:rsidTr="00C0570D">
        <w:trPr>
          <w:trHeight w:val="270"/>
        </w:trPr>
        <w:tc>
          <w:tcPr>
            <w:tcW w:w="22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B15EBA" w14:textId="77777777" w:rsidR="00C0570D" w:rsidRPr="00C0570D" w:rsidRDefault="00C0570D" w:rsidP="00C0570D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C0570D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需求资源</w:t>
            </w:r>
          </w:p>
        </w:tc>
        <w:tc>
          <w:tcPr>
            <w:tcW w:w="9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8BDFA2" w14:textId="77777777" w:rsidR="00C0570D" w:rsidRPr="00C0570D" w:rsidRDefault="00C0570D" w:rsidP="00C0570D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C0570D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1056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0F306D" w14:textId="77777777" w:rsidR="00C0570D" w:rsidRPr="00C0570D" w:rsidRDefault="00C0570D" w:rsidP="00C0570D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C0570D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1371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C1B8FE" w14:textId="77777777" w:rsidR="00C0570D" w:rsidRPr="00C0570D" w:rsidRDefault="00C0570D" w:rsidP="00C0570D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C0570D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320 </w:t>
            </w:r>
          </w:p>
        </w:tc>
        <w:tc>
          <w:tcPr>
            <w:tcW w:w="14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E29142" w14:textId="77777777" w:rsidR="00C0570D" w:rsidRPr="00C0570D" w:rsidRDefault="00C0570D" w:rsidP="00C0570D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C0570D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EB7887" w14:textId="77777777" w:rsidR="00C0570D" w:rsidRPr="00C0570D" w:rsidRDefault="00C0570D" w:rsidP="00C0570D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C0570D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7BAE15" w14:textId="77777777" w:rsidR="00C0570D" w:rsidRPr="00C0570D" w:rsidRDefault="00C0570D" w:rsidP="00C0570D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C0570D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C0570D" w:rsidRPr="00C0570D" w14:paraId="1F612087" w14:textId="77777777" w:rsidTr="00C0570D">
        <w:trPr>
          <w:trHeight w:val="270"/>
        </w:trPr>
        <w:tc>
          <w:tcPr>
            <w:tcW w:w="22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96C291" w14:textId="77777777" w:rsidR="00C0570D" w:rsidRPr="00C0570D" w:rsidRDefault="00C0570D" w:rsidP="00C0570D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C0570D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DK_SOC-10AS066S-A</w:t>
            </w:r>
          </w:p>
        </w:tc>
        <w:tc>
          <w:tcPr>
            <w:tcW w:w="9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B32F43" w14:textId="77777777" w:rsidR="00C0570D" w:rsidRPr="00C0570D" w:rsidRDefault="00C0570D" w:rsidP="00C0570D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C0570D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3376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28D71C" w14:textId="77777777" w:rsidR="00C0570D" w:rsidRPr="00C0570D" w:rsidRDefault="00C0570D" w:rsidP="00C0570D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C0570D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2133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D128BB" w14:textId="77777777" w:rsidR="00C0570D" w:rsidRPr="00C0570D" w:rsidRDefault="00C0570D" w:rsidP="00C0570D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C0570D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1200</w:t>
            </w:r>
          </w:p>
        </w:tc>
        <w:tc>
          <w:tcPr>
            <w:tcW w:w="14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148CCA" w14:textId="77777777" w:rsidR="00C0570D" w:rsidRPr="00C0570D" w:rsidRDefault="00C0570D" w:rsidP="00C0570D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C0570D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A10 Soc</w:t>
            </w:r>
            <w:r w:rsidR="00964642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 xml:space="preserve"> 66N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69E8CB" w14:textId="77777777" w:rsidR="00C0570D" w:rsidRPr="00C0570D" w:rsidRDefault="00C0570D" w:rsidP="00C0570D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C0570D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Altera</w:t>
            </w:r>
          </w:p>
        </w:tc>
        <w:tc>
          <w:tcPr>
            <w:tcW w:w="10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146B31" w14:textId="77777777" w:rsidR="00C0570D" w:rsidRPr="00C0570D" w:rsidRDefault="00C0570D" w:rsidP="00C0570D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C0570D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36000</w:t>
            </w:r>
          </w:p>
        </w:tc>
      </w:tr>
      <w:tr w:rsidR="00C0570D" w:rsidRPr="00C0570D" w14:paraId="3DEF1B71" w14:textId="77777777" w:rsidTr="00C0570D">
        <w:trPr>
          <w:trHeight w:val="270"/>
        </w:trPr>
        <w:tc>
          <w:tcPr>
            <w:tcW w:w="22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2999E8" w14:textId="77777777" w:rsidR="00C0570D" w:rsidRPr="00C0570D" w:rsidRDefault="00C0570D" w:rsidP="00C0570D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C0570D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 ZCU102 </w:t>
            </w:r>
          </w:p>
        </w:tc>
        <w:tc>
          <w:tcPr>
            <w:tcW w:w="9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024255" w14:textId="77777777" w:rsidR="00C0570D" w:rsidRPr="00C0570D" w:rsidRDefault="00C0570D" w:rsidP="00C0570D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C0570D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2520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B783D4" w14:textId="77777777" w:rsidR="00C0570D" w:rsidRPr="00C0570D" w:rsidRDefault="00C0570D" w:rsidP="00C0570D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C0570D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1820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494AC3" w14:textId="77777777" w:rsidR="00C0570D" w:rsidRPr="00C0570D" w:rsidRDefault="00C0570D" w:rsidP="00C0570D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C0570D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266</w:t>
            </w:r>
          </w:p>
        </w:tc>
        <w:tc>
          <w:tcPr>
            <w:tcW w:w="14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C5E025" w14:textId="77777777" w:rsidR="00C0570D" w:rsidRPr="00C0570D" w:rsidRDefault="00C0570D" w:rsidP="00C0570D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C0570D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UlTrascale+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34EC52" w14:textId="77777777" w:rsidR="00C0570D" w:rsidRPr="00C0570D" w:rsidRDefault="00C0570D" w:rsidP="00C0570D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C0570D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Xilinx</w:t>
            </w:r>
          </w:p>
        </w:tc>
        <w:tc>
          <w:tcPr>
            <w:tcW w:w="10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5AC973" w14:textId="77777777" w:rsidR="00C0570D" w:rsidRPr="00C0570D" w:rsidRDefault="00C0570D" w:rsidP="00C0570D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C0570D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20000</w:t>
            </w:r>
          </w:p>
        </w:tc>
      </w:tr>
      <w:tr w:rsidR="00C0570D" w:rsidRPr="00C0570D" w14:paraId="0ECBB192" w14:textId="77777777" w:rsidTr="00C0570D">
        <w:trPr>
          <w:trHeight w:val="270"/>
        </w:trPr>
        <w:tc>
          <w:tcPr>
            <w:tcW w:w="22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FC8FA7" w14:textId="77777777" w:rsidR="00C0570D" w:rsidRPr="00C0570D" w:rsidRDefault="00C0570D" w:rsidP="00C0570D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C0570D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 ZC706 </w:t>
            </w:r>
          </w:p>
        </w:tc>
        <w:tc>
          <w:tcPr>
            <w:tcW w:w="9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1FA5BA" w14:textId="77777777" w:rsidR="00C0570D" w:rsidRPr="00C0570D" w:rsidRDefault="00C0570D" w:rsidP="00C0570D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C0570D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900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25A2EA" w14:textId="77777777" w:rsidR="00C0570D" w:rsidRPr="00C0570D" w:rsidRDefault="00C0570D" w:rsidP="00C0570D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C0570D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1086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E7DCC0" w14:textId="77777777" w:rsidR="00C0570D" w:rsidRPr="00C0570D" w:rsidRDefault="00C0570D" w:rsidP="00C0570D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C0570D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800</w:t>
            </w:r>
          </w:p>
        </w:tc>
        <w:tc>
          <w:tcPr>
            <w:tcW w:w="14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0C8140" w14:textId="77777777" w:rsidR="00C0570D" w:rsidRPr="00C0570D" w:rsidRDefault="00C0570D" w:rsidP="00C0570D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C0570D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XC7Z045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C74361" w14:textId="77777777" w:rsidR="00C0570D" w:rsidRPr="00C0570D" w:rsidRDefault="00C0570D" w:rsidP="00C0570D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C0570D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Xilinx</w:t>
            </w:r>
          </w:p>
        </w:tc>
        <w:tc>
          <w:tcPr>
            <w:tcW w:w="10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708C86" w14:textId="77777777" w:rsidR="00C0570D" w:rsidRPr="00C0570D" w:rsidRDefault="00C0570D" w:rsidP="00C0570D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C0570D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20000</w:t>
            </w:r>
          </w:p>
        </w:tc>
      </w:tr>
    </w:tbl>
    <w:p w14:paraId="3767ED0E" w14:textId="77777777" w:rsidR="00F454F3" w:rsidRDefault="00F454F3" w:rsidP="00C0570D">
      <w:pPr>
        <w:pStyle w:val="a1"/>
        <w:ind w:firstLine="0"/>
      </w:pPr>
      <w:r>
        <w:tab/>
      </w:r>
      <w:r>
        <w:rPr>
          <w:rFonts w:hint="eastAsia"/>
        </w:rPr>
        <w:t>其中</w:t>
      </w:r>
      <w:r>
        <w:t>A10 Soc</w:t>
      </w:r>
      <w:r>
        <w:rPr>
          <w:rFonts w:hint="eastAsia"/>
        </w:rPr>
        <w:t>和</w:t>
      </w:r>
      <w:r>
        <w:rPr>
          <w:rFonts w:hint="eastAsia"/>
        </w:rPr>
        <w:t>7</w:t>
      </w:r>
      <w:r>
        <w:t>Z045</w:t>
      </w:r>
      <w:r>
        <w:rPr>
          <w:rFonts w:hint="eastAsia"/>
        </w:rPr>
        <w:t>是</w:t>
      </w:r>
      <w:r>
        <w:t>不支持</w:t>
      </w:r>
      <w:r>
        <w:t>GPU</w:t>
      </w:r>
      <w:r>
        <w:t>，只有</w:t>
      </w:r>
      <w:r>
        <w:t>Ultrascale+</w:t>
      </w:r>
      <w:r>
        <w:t>在</w:t>
      </w:r>
      <w:r>
        <w:t>ARM</w:t>
      </w:r>
      <w:r>
        <w:t>侧有</w:t>
      </w:r>
      <w:r>
        <w:t>GPU</w:t>
      </w:r>
      <w:r>
        <w:t>。所以</w:t>
      </w:r>
      <w:r>
        <w:t>A10 SOC</w:t>
      </w:r>
      <w:r>
        <w:t>不太适合在</w:t>
      </w:r>
      <w:r>
        <w:rPr>
          <w:rFonts w:hint="eastAsia"/>
        </w:rPr>
        <w:t>ARM</w:t>
      </w:r>
      <w:r>
        <w:rPr>
          <w:rFonts w:hint="eastAsia"/>
        </w:rPr>
        <w:t>上</w:t>
      </w:r>
      <w:r>
        <w:t>开发</w:t>
      </w:r>
      <w:r>
        <w:t>GUI</w:t>
      </w:r>
      <w:r>
        <w:t>图形界面</w:t>
      </w:r>
      <w:r>
        <w:rPr>
          <w:rFonts w:hint="eastAsia"/>
        </w:rPr>
        <w:t>，</w:t>
      </w:r>
      <w:r>
        <w:t>H.264</w:t>
      </w:r>
      <w:r>
        <w:rPr>
          <w:rFonts w:hint="eastAsia"/>
        </w:rPr>
        <w:t>的</w:t>
      </w:r>
      <w:r>
        <w:t>解码也不能采用</w:t>
      </w:r>
      <w:r>
        <w:t>GPU</w:t>
      </w:r>
      <w:r>
        <w:t>加速。</w:t>
      </w:r>
    </w:p>
    <w:p w14:paraId="28FE02B6" w14:textId="77777777" w:rsidR="00C0570D" w:rsidRDefault="00F454F3" w:rsidP="00C0570D">
      <w:pPr>
        <w:pStyle w:val="a1"/>
        <w:ind w:firstLine="0"/>
      </w:pPr>
      <w:r>
        <w:tab/>
      </w:r>
      <w:r>
        <w:rPr>
          <w:rFonts w:hint="eastAsia"/>
        </w:rPr>
        <w:t>从</w:t>
      </w:r>
      <w:r>
        <w:t>FPGA</w:t>
      </w:r>
      <w:r>
        <w:t>的资源来看</w:t>
      </w:r>
      <w:r>
        <w:rPr>
          <w:rFonts w:hint="eastAsia"/>
        </w:rPr>
        <w:t>，推荐</w:t>
      </w:r>
      <w:r>
        <w:t>采用</w:t>
      </w:r>
      <w:r>
        <w:t>A10 Soc</w:t>
      </w:r>
      <w:r>
        <w:t>板卡，</w:t>
      </w:r>
      <w:r>
        <w:t>A10</w:t>
      </w:r>
      <w:r>
        <w:rPr>
          <w:rFonts w:hint="eastAsia"/>
        </w:rPr>
        <w:t>在</w:t>
      </w:r>
      <w:r>
        <w:t>深度学习</w:t>
      </w:r>
      <w:r>
        <w:rPr>
          <w:rFonts w:hint="eastAsia"/>
        </w:rPr>
        <w:t>服务器</w:t>
      </w:r>
      <w:r>
        <w:t>加速卡</w:t>
      </w:r>
      <w:r>
        <w:rPr>
          <w:rFonts w:hint="eastAsia"/>
        </w:rPr>
        <w:t>方面</w:t>
      </w:r>
      <w:r>
        <w:t>采用比较多，较为成熟</w:t>
      </w:r>
      <w:r>
        <w:rPr>
          <w:rFonts w:hint="eastAsia"/>
        </w:rPr>
        <w:t>，</w:t>
      </w:r>
      <w:r>
        <w:t>A10 Soc</w:t>
      </w:r>
      <w:r>
        <w:t>的</w:t>
      </w:r>
      <w:r>
        <w:rPr>
          <w:rFonts w:hint="eastAsia"/>
        </w:rPr>
        <w:t>资源</w:t>
      </w:r>
      <w:r>
        <w:t>相对较少，从</w:t>
      </w:r>
      <w:r>
        <w:t>A10</w:t>
      </w:r>
      <w:r>
        <w:rPr>
          <w:rFonts w:hint="eastAsia"/>
        </w:rPr>
        <w:t>的</w:t>
      </w:r>
      <w:r>
        <w:t>成熟度来看，</w:t>
      </w:r>
      <w:r>
        <w:t>A10 Soc</w:t>
      </w:r>
      <w:r>
        <w:t>还</w:t>
      </w:r>
      <w:r>
        <w:lastRenderedPageBreak/>
        <w:t>是相对成熟的。</w:t>
      </w:r>
    </w:p>
    <w:p w14:paraId="33BAC4AD" w14:textId="77777777" w:rsidR="006A314E" w:rsidRDefault="006A314E" w:rsidP="00C0570D">
      <w:pPr>
        <w:pStyle w:val="a1"/>
      </w:pPr>
      <w:r>
        <w:rPr>
          <w:rFonts w:hint="eastAsia"/>
        </w:rPr>
        <w:t>A10</w:t>
      </w:r>
      <w:r>
        <w:t xml:space="preserve"> 660</w:t>
      </w:r>
      <w:r>
        <w:rPr>
          <w:rFonts w:hint="eastAsia"/>
        </w:rPr>
        <w:t>下面</w:t>
      </w:r>
      <w:r>
        <w:t>还有</w:t>
      </w:r>
      <w:r>
        <w:t>6</w:t>
      </w:r>
      <w:r>
        <w:rPr>
          <w:rFonts w:hint="eastAsia"/>
        </w:rPr>
        <w:t>款</w:t>
      </w:r>
      <w:r>
        <w:t>不同容量的</w:t>
      </w:r>
      <w:r>
        <w:rPr>
          <w:rFonts w:hint="eastAsia"/>
        </w:rPr>
        <w:t>芯片</w:t>
      </w:r>
      <w:r>
        <w:t>可以选择。</w:t>
      </w:r>
      <w:r>
        <w:rPr>
          <w:rFonts w:hint="eastAsia"/>
        </w:rPr>
        <w:t>从</w:t>
      </w:r>
      <w:r>
        <w:t>封装来看，制作出</w:t>
      </w:r>
      <w:r>
        <w:rPr>
          <w:rFonts w:hint="eastAsia"/>
        </w:rPr>
        <w:t>2</w:t>
      </w:r>
      <w:r>
        <w:rPr>
          <w:rFonts w:hint="eastAsia"/>
        </w:rPr>
        <w:t>种</w:t>
      </w:r>
      <w:r>
        <w:t>封装的板卡后，可以所有系列的芯片都可以兼容。</w:t>
      </w:r>
    </w:p>
    <w:p w14:paraId="1F180268" w14:textId="77777777" w:rsidR="006A314E" w:rsidRDefault="00835F44" w:rsidP="00C0570D">
      <w:pPr>
        <w:pStyle w:val="a1"/>
        <w:rPr>
          <w:noProof/>
        </w:rPr>
      </w:pPr>
      <w:r w:rsidRPr="008643FC">
        <w:rPr>
          <w:noProof/>
        </w:rPr>
        <w:drawing>
          <wp:inline distT="0" distB="0" distL="0" distR="0" wp14:anchorId="1C5C4B62" wp14:editId="1BC4AEAB">
            <wp:extent cx="5400040" cy="1612900"/>
            <wp:effectExtent l="0" t="0" r="0" b="6350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1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211649" w14:textId="77777777" w:rsidR="006A314E" w:rsidRDefault="00835F44" w:rsidP="00C0570D">
      <w:pPr>
        <w:pStyle w:val="a1"/>
        <w:rPr>
          <w:noProof/>
        </w:rPr>
      </w:pPr>
      <w:r w:rsidRPr="008643FC">
        <w:rPr>
          <w:noProof/>
        </w:rPr>
        <w:drawing>
          <wp:inline distT="0" distB="0" distL="0" distR="0" wp14:anchorId="636D9535" wp14:editId="7E021034">
            <wp:extent cx="5400040" cy="284480"/>
            <wp:effectExtent l="0" t="0" r="0" b="1270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0EBCD" w14:textId="77777777" w:rsidR="00AE2E9B" w:rsidRDefault="00AE2E9B" w:rsidP="00AE2E9B">
      <w:pPr>
        <w:pStyle w:val="2"/>
      </w:pPr>
      <w:bookmarkStart w:id="220" w:name="_Toc495937272"/>
      <w:r>
        <w:rPr>
          <w:rFonts w:hint="eastAsia"/>
        </w:rPr>
        <w:t>成本</w:t>
      </w:r>
      <w:r>
        <w:t>评估</w:t>
      </w:r>
      <w:bookmarkEnd w:id="220"/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726"/>
        <w:gridCol w:w="2084"/>
        <w:gridCol w:w="544"/>
        <w:gridCol w:w="36"/>
        <w:gridCol w:w="1828"/>
      </w:tblGrid>
      <w:tr w:rsidR="00F94FC3" w:rsidRPr="00F94FC3" w14:paraId="7DEF0E5E" w14:textId="77777777" w:rsidTr="00F94FC3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42E5EC" w14:textId="77777777" w:rsidR="00F94FC3" w:rsidRPr="00F94FC3" w:rsidRDefault="00F94FC3" w:rsidP="00F94FC3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 w:rsidRPr="00F94FC3">
              <w:rPr>
                <w:rFonts w:ascii="宋体" w:hAnsi="宋体" w:cs="宋体"/>
                <w:kern w:val="0"/>
                <w:sz w:val="24"/>
                <w:szCs w:val="24"/>
              </w:rPr>
              <w:t>Arria 10 SX Soc(20nm)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17B6F65" w14:textId="77777777" w:rsidR="00F94FC3" w:rsidRPr="00F94FC3" w:rsidRDefault="00F94FC3" w:rsidP="00F94FC3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 w:rsidRPr="00F94FC3">
              <w:rPr>
                <w:rFonts w:ascii="宋体" w:hAnsi="宋体" w:cs="宋体"/>
                <w:kern w:val="0"/>
                <w:sz w:val="24"/>
                <w:szCs w:val="24"/>
              </w:rPr>
              <w:t>10AS066N3F34E2SG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76D354D" w14:textId="77777777" w:rsidR="00F94FC3" w:rsidRPr="00F94FC3" w:rsidRDefault="00F94FC3" w:rsidP="00F94FC3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 w:rsidRPr="00F94FC3">
              <w:rPr>
                <w:rFonts w:ascii="宋体" w:hAnsi="宋体" w:cs="宋体"/>
                <w:kern w:val="0"/>
                <w:sz w:val="24"/>
                <w:szCs w:val="24"/>
              </w:rPr>
              <w:t>660K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3A2D358" w14:textId="77777777" w:rsidR="00F94FC3" w:rsidRPr="00F94FC3" w:rsidRDefault="00F94FC3" w:rsidP="00F94FC3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892AC77" w14:textId="77777777" w:rsidR="00F94FC3" w:rsidRPr="00F94FC3" w:rsidRDefault="00F94FC3" w:rsidP="00F94FC3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 w:rsidRPr="00F94FC3">
              <w:rPr>
                <w:rFonts w:ascii="宋体" w:hAnsi="宋体" w:cs="宋体"/>
                <w:kern w:val="0"/>
                <w:sz w:val="24"/>
                <w:szCs w:val="24"/>
              </w:rPr>
              <w:t>1350$@1-250pcs</w:t>
            </w:r>
          </w:p>
        </w:tc>
      </w:tr>
    </w:tbl>
    <w:p w14:paraId="570734BE" w14:textId="77777777" w:rsidR="00AE2E9B" w:rsidRDefault="00AE2E9B" w:rsidP="00C0570D">
      <w:pPr>
        <w:pStyle w:val="a1"/>
        <w:rPr>
          <w:noProof/>
        </w:rPr>
      </w:pPr>
    </w:p>
    <w:p w14:paraId="4A7F3BF5" w14:textId="77777777" w:rsidR="00AE2E9B" w:rsidRDefault="00AE2E9B" w:rsidP="00AE2E9B">
      <w:pPr>
        <w:pStyle w:val="1"/>
      </w:pPr>
      <w:bookmarkStart w:id="221" w:name="_Toc495937273"/>
      <w:r>
        <w:rPr>
          <w:rFonts w:hint="eastAsia"/>
        </w:rPr>
        <w:t>FPG</w:t>
      </w:r>
      <w:r>
        <w:t>A算法实现限制</w:t>
      </w:r>
      <w:bookmarkEnd w:id="221"/>
    </w:p>
    <w:p w14:paraId="0E2C052B" w14:textId="77777777" w:rsidR="00AE2E9B" w:rsidRDefault="00AE2E9B" w:rsidP="00AE2E9B">
      <w:pPr>
        <w:pStyle w:val="2"/>
      </w:pPr>
      <w:bookmarkStart w:id="222" w:name="_Toc495937274"/>
      <w:r>
        <w:rPr>
          <w:rFonts w:hint="eastAsia"/>
        </w:rPr>
        <w:t>硬件</w:t>
      </w:r>
      <w:r>
        <w:t>限制</w:t>
      </w:r>
      <w:bookmarkEnd w:id="222"/>
    </w:p>
    <w:p w14:paraId="49CEE9F5" w14:textId="77777777" w:rsidR="00AE2E9B" w:rsidRDefault="00AE2E9B" w:rsidP="00AE2E9B">
      <w:pPr>
        <w:pStyle w:val="a1"/>
        <w:ind w:left="420"/>
      </w:pPr>
      <w:r>
        <w:rPr>
          <w:rFonts w:hint="eastAsia"/>
        </w:rPr>
        <w:t>港口</w:t>
      </w:r>
      <w:r>
        <w:t>项目</w:t>
      </w:r>
      <w:r>
        <w:rPr>
          <w:rFonts w:hint="eastAsia"/>
        </w:rPr>
        <w:t>需要</w:t>
      </w:r>
      <w:r>
        <w:rPr>
          <w:rFonts w:hint="eastAsia"/>
        </w:rPr>
        <w:t>4</w:t>
      </w:r>
      <w:r>
        <w:rPr>
          <w:rFonts w:hint="eastAsia"/>
        </w:rPr>
        <w:t>个</w:t>
      </w:r>
      <w:r>
        <w:t>FRCNN</w:t>
      </w:r>
      <w:r>
        <w:t>来实现，目前</w:t>
      </w:r>
      <w:r>
        <w:t>FPGA</w:t>
      </w:r>
      <w:r>
        <w:t>上最多能实现</w:t>
      </w:r>
      <w:r>
        <w:rPr>
          <w:rFonts w:hint="eastAsia"/>
        </w:rPr>
        <w:t>1</w:t>
      </w:r>
      <w:r>
        <w:rPr>
          <w:rFonts w:hint="eastAsia"/>
        </w:rPr>
        <w:t>个</w:t>
      </w:r>
      <w:r>
        <w:t>FRCNN</w:t>
      </w:r>
      <w:r w:rsidR="001C22A7">
        <w:rPr>
          <w:rFonts w:hint="eastAsia"/>
        </w:rPr>
        <w:t>。为实现港口</w:t>
      </w:r>
      <w:r w:rsidR="001C22A7">
        <w:t>项目，</w:t>
      </w:r>
      <w:r>
        <w:t>要么</w:t>
      </w:r>
      <w:r>
        <w:rPr>
          <w:rFonts w:hint="eastAsia"/>
        </w:rPr>
        <w:t>花</w:t>
      </w:r>
      <w:r>
        <w:rPr>
          <w:rFonts w:hint="eastAsia"/>
        </w:rPr>
        <w:t>4</w:t>
      </w:r>
      <w:r>
        <w:rPr>
          <w:rFonts w:hint="eastAsia"/>
        </w:rPr>
        <w:t>倍</w:t>
      </w:r>
      <w:r>
        <w:t>的时间在一块</w:t>
      </w:r>
      <w:r>
        <w:t>FPGA</w:t>
      </w:r>
      <w:r>
        <w:t>上分时复用来实现</w:t>
      </w:r>
      <w:r>
        <w:rPr>
          <w:rFonts w:hint="eastAsia"/>
        </w:rPr>
        <w:t>4</w:t>
      </w:r>
      <w:r>
        <w:t>x FRCNN</w:t>
      </w:r>
      <w:r>
        <w:rPr>
          <w:rFonts w:hint="eastAsia"/>
        </w:rPr>
        <w:t>，</w:t>
      </w:r>
      <w:r>
        <w:t>要么使用</w:t>
      </w:r>
      <w:r>
        <w:rPr>
          <w:rFonts w:hint="eastAsia"/>
        </w:rPr>
        <w:t>4</w:t>
      </w:r>
      <w:r>
        <w:rPr>
          <w:rFonts w:hint="eastAsia"/>
        </w:rPr>
        <w:t>块</w:t>
      </w:r>
      <w:r>
        <w:t>FPGA</w:t>
      </w:r>
      <w:r>
        <w:t>板卡</w:t>
      </w:r>
      <w:r>
        <w:rPr>
          <w:rFonts w:hint="eastAsia"/>
        </w:rPr>
        <w:t>并行</w:t>
      </w:r>
      <w:r>
        <w:t>运行。</w:t>
      </w:r>
    </w:p>
    <w:p w14:paraId="21F243B5" w14:textId="77777777" w:rsidR="001C22A7" w:rsidRPr="00AE2E9B" w:rsidRDefault="001C22A7" w:rsidP="00AE2E9B">
      <w:pPr>
        <w:pStyle w:val="a1"/>
        <w:ind w:left="420"/>
      </w:pPr>
      <w:r>
        <w:rPr>
          <w:rFonts w:hint="eastAsia"/>
        </w:rPr>
        <w:t>基于</w:t>
      </w:r>
      <w:r>
        <w:t>成本考虑，</w:t>
      </w:r>
      <w:r>
        <w:rPr>
          <w:rFonts w:hint="eastAsia"/>
        </w:rPr>
        <w:t>只能</w:t>
      </w:r>
      <w:r>
        <w:t>采用</w:t>
      </w:r>
      <w:r>
        <w:rPr>
          <w:rFonts w:hint="eastAsia"/>
        </w:rPr>
        <w:t>1</w:t>
      </w:r>
      <w:r>
        <w:rPr>
          <w:rFonts w:hint="eastAsia"/>
        </w:rPr>
        <w:t>块</w:t>
      </w:r>
      <w:r>
        <w:t>FPGA</w:t>
      </w:r>
      <w:r>
        <w:t>分时复用的方式。</w:t>
      </w:r>
      <w:r>
        <w:rPr>
          <w:rFonts w:hint="eastAsia"/>
        </w:rPr>
        <w:t>在</w:t>
      </w:r>
      <w:r>
        <w:t>一块</w:t>
      </w:r>
      <w:r>
        <w:t>FPGA</w:t>
      </w:r>
      <w:r>
        <w:t>上</w:t>
      </w:r>
      <w:r>
        <w:rPr>
          <w:rFonts w:hint="eastAsia"/>
        </w:rPr>
        <w:t>实现</w:t>
      </w:r>
      <w:r>
        <w:t>的</w:t>
      </w:r>
      <w:r>
        <w:t>FRCNN</w:t>
      </w:r>
      <w:r>
        <w:t>是一个固定网络，固定</w:t>
      </w:r>
      <w:r>
        <w:t>input</w:t>
      </w:r>
      <w:r>
        <w:rPr>
          <w:rFonts w:hint="eastAsia"/>
        </w:rPr>
        <w:t>和</w:t>
      </w:r>
      <w:r>
        <w:t>kernel</w:t>
      </w:r>
      <w:r>
        <w:rPr>
          <w:rFonts w:hint="eastAsia"/>
        </w:rPr>
        <w:t>大小，</w:t>
      </w:r>
      <w:r>
        <w:t>固定</w:t>
      </w:r>
      <w:r>
        <w:t>anchor</w:t>
      </w:r>
      <w:r>
        <w:t>大小</w:t>
      </w:r>
      <w:r>
        <w:rPr>
          <w:rFonts w:hint="eastAsia"/>
        </w:rPr>
        <w:t>，</w:t>
      </w:r>
      <w:r>
        <w:t>固定分类</w:t>
      </w:r>
      <w:r>
        <w:rPr>
          <w:rFonts w:hint="eastAsia"/>
        </w:rPr>
        <w:t>数量。只能</w:t>
      </w:r>
      <w:r>
        <w:t>修改</w:t>
      </w:r>
      <w:r>
        <w:t>input image</w:t>
      </w:r>
      <w:r>
        <w:t>和</w:t>
      </w:r>
      <w:r>
        <w:t>weights</w:t>
      </w:r>
      <w:r>
        <w:t>数据</w:t>
      </w:r>
      <w:r>
        <w:rPr>
          <w:rFonts w:hint="eastAsia"/>
        </w:rPr>
        <w:t>。</w:t>
      </w:r>
    </w:p>
    <w:p w14:paraId="661C3937" w14:textId="77777777" w:rsidR="00AE2E9B" w:rsidRDefault="00AE2E9B" w:rsidP="00AE2E9B">
      <w:pPr>
        <w:pStyle w:val="2"/>
      </w:pPr>
      <w:bookmarkStart w:id="223" w:name="_Toc495937275"/>
      <w:r>
        <w:rPr>
          <w:rFonts w:hint="eastAsia"/>
        </w:rPr>
        <w:t>基本资源</w:t>
      </w:r>
      <w:r>
        <w:t>限制</w:t>
      </w:r>
      <w:bookmarkEnd w:id="223"/>
    </w:p>
    <w:p w14:paraId="63CBD13D" w14:textId="77777777" w:rsidR="008261A3" w:rsidRDefault="008261A3" w:rsidP="008261A3">
      <w:pPr>
        <w:pStyle w:val="3"/>
      </w:pPr>
      <w:bookmarkStart w:id="224" w:name="_Toc495937276"/>
      <w:r>
        <w:rPr>
          <w:rFonts w:hint="eastAsia"/>
        </w:rPr>
        <w:t>乘法</w:t>
      </w:r>
      <w:r>
        <w:t>资源</w:t>
      </w:r>
      <w:bookmarkEnd w:id="224"/>
      <w:r>
        <w:tab/>
      </w:r>
    </w:p>
    <w:p w14:paraId="1D26FE55" w14:textId="77777777" w:rsidR="00AE2E9B" w:rsidRPr="00AE2E9B" w:rsidRDefault="008261A3" w:rsidP="00AE2E9B">
      <w:pPr>
        <w:pStyle w:val="a1"/>
      </w:pPr>
      <w:r>
        <w:rPr>
          <w:rFonts w:hint="eastAsia"/>
        </w:rPr>
        <w:t>A</w:t>
      </w:r>
      <w:r>
        <w:t>10</w:t>
      </w:r>
      <w:r>
        <w:rPr>
          <w:rFonts w:hint="eastAsia"/>
        </w:rPr>
        <w:t>每个</w:t>
      </w:r>
      <w:r>
        <w:t>DSP</w:t>
      </w:r>
      <w:r>
        <w:t>模块</w:t>
      </w:r>
      <w:r>
        <w:rPr>
          <w:rFonts w:hint="eastAsia"/>
        </w:rPr>
        <w:t>有</w:t>
      </w:r>
      <w:r>
        <w:rPr>
          <w:rFonts w:hint="eastAsia"/>
        </w:rPr>
        <w:t>2</w:t>
      </w:r>
      <w:r>
        <w:rPr>
          <w:rFonts w:hint="eastAsia"/>
        </w:rPr>
        <w:t>个</w:t>
      </w:r>
      <w:r>
        <w:rPr>
          <w:rFonts w:hint="eastAsia"/>
        </w:rPr>
        <w:t>18</w:t>
      </w:r>
      <w:r>
        <w:t>bit x 19bit</w:t>
      </w:r>
      <w:r>
        <w:rPr>
          <w:rFonts w:hint="eastAsia"/>
        </w:rPr>
        <w:t>乘法器或者</w:t>
      </w:r>
      <w:r>
        <w:rPr>
          <w:rFonts w:hint="eastAsia"/>
        </w:rPr>
        <w:t>1</w:t>
      </w:r>
      <w:r>
        <w:rPr>
          <w:rFonts w:hint="eastAsia"/>
        </w:rPr>
        <w:t>个</w:t>
      </w:r>
      <w:r>
        <w:rPr>
          <w:rFonts w:hint="eastAsia"/>
        </w:rPr>
        <w:t>27 x 27</w:t>
      </w:r>
      <w:r>
        <w:rPr>
          <w:rFonts w:hint="eastAsia"/>
        </w:rPr>
        <w:t>乘法器，</w:t>
      </w:r>
      <w:r>
        <w:t>总共</w:t>
      </w:r>
      <w:r>
        <w:rPr>
          <w:rFonts w:hint="eastAsia"/>
        </w:rPr>
        <w:t>1687</w:t>
      </w:r>
      <w:r>
        <w:rPr>
          <w:rFonts w:hint="eastAsia"/>
        </w:rPr>
        <w:t>个</w:t>
      </w:r>
      <w:r>
        <w:t>DSP</w:t>
      </w:r>
      <w:r>
        <w:rPr>
          <w:rFonts w:hint="eastAsia"/>
        </w:rPr>
        <w:t>模块</w:t>
      </w:r>
      <w:r>
        <w:t>。也就说，如果算法优化成小于</w:t>
      </w:r>
      <w:r>
        <w:rPr>
          <w:rFonts w:hint="eastAsia"/>
        </w:rPr>
        <w:t xml:space="preserve"> 18x19</w:t>
      </w:r>
      <w:r>
        <w:rPr>
          <w:rFonts w:hint="eastAsia"/>
        </w:rPr>
        <w:t>的</w:t>
      </w:r>
      <w:r>
        <w:t>乘法，</w:t>
      </w:r>
      <w:r>
        <w:t>FPGA</w:t>
      </w:r>
      <w:r>
        <w:t>可用</w:t>
      </w:r>
      <w:r>
        <w:rPr>
          <w:rFonts w:hint="eastAsia"/>
        </w:rPr>
        <w:t>1687</w:t>
      </w:r>
      <w:r>
        <w:t>x2</w:t>
      </w:r>
      <w:r>
        <w:rPr>
          <w:rFonts w:hint="eastAsia"/>
        </w:rPr>
        <w:t>乘法器</w:t>
      </w:r>
      <w:r>
        <w:t>，如果算法</w:t>
      </w:r>
      <w:r>
        <w:rPr>
          <w:rFonts w:hint="eastAsia"/>
        </w:rPr>
        <w:t>使用</w:t>
      </w:r>
      <w:r w:rsidR="00021373">
        <w:rPr>
          <w:rFonts w:hint="eastAsia"/>
        </w:rPr>
        <w:t>大于</w:t>
      </w:r>
      <w:r w:rsidR="00021373">
        <w:rPr>
          <w:rFonts w:hint="eastAsia"/>
        </w:rPr>
        <w:t>18</w:t>
      </w:r>
      <w:r w:rsidR="00021373">
        <w:t>x19</w:t>
      </w:r>
      <w:r w:rsidR="00021373">
        <w:rPr>
          <w:rFonts w:hint="eastAsia"/>
        </w:rPr>
        <w:t>小于</w:t>
      </w:r>
      <w:r w:rsidR="00021373">
        <w:rPr>
          <w:rFonts w:hint="eastAsia"/>
        </w:rPr>
        <w:t>27x27</w:t>
      </w:r>
      <w:r w:rsidR="00021373">
        <w:rPr>
          <w:rFonts w:hint="eastAsia"/>
        </w:rPr>
        <w:t>的</w:t>
      </w:r>
      <w:r w:rsidR="00021373">
        <w:t>乘法，</w:t>
      </w:r>
      <w:r w:rsidR="00021373">
        <w:t>FPGA</w:t>
      </w:r>
      <w:r w:rsidR="00021373">
        <w:t>可用</w:t>
      </w:r>
      <w:r w:rsidR="00021373">
        <w:rPr>
          <w:rFonts w:hint="eastAsia"/>
        </w:rPr>
        <w:t>1687</w:t>
      </w:r>
      <w:r w:rsidR="00021373">
        <w:rPr>
          <w:rFonts w:hint="eastAsia"/>
        </w:rPr>
        <w:t>个</w:t>
      </w:r>
      <w:r w:rsidR="00021373">
        <w:t>乘法器，如果使用大于</w:t>
      </w:r>
      <w:r w:rsidR="00021373">
        <w:rPr>
          <w:rFonts w:hint="eastAsia"/>
        </w:rPr>
        <w:t>27x27</w:t>
      </w:r>
      <w:r w:rsidR="00021373">
        <w:rPr>
          <w:rFonts w:hint="eastAsia"/>
        </w:rPr>
        <w:t>的</w:t>
      </w:r>
      <w:r w:rsidR="00021373">
        <w:t>乘法，就需要多个</w:t>
      </w:r>
      <w:r w:rsidR="00021373">
        <w:t>DSP</w:t>
      </w:r>
      <w:r w:rsidR="00021373">
        <w:t>模块组合来完成，</w:t>
      </w:r>
      <w:r w:rsidR="00021373">
        <w:rPr>
          <w:rFonts w:hint="eastAsia"/>
        </w:rPr>
        <w:t>可用</w:t>
      </w:r>
      <w:r w:rsidR="00021373">
        <w:t>的乘法器的</w:t>
      </w:r>
      <w:r w:rsidR="00021373">
        <w:rPr>
          <w:rFonts w:hint="eastAsia"/>
        </w:rPr>
        <w:t>数量</w:t>
      </w:r>
      <w:r w:rsidR="00021373">
        <w:t>就更少。</w:t>
      </w:r>
    </w:p>
    <w:p w14:paraId="7BF7CF4D" w14:textId="77777777" w:rsidR="0064217B" w:rsidRDefault="00835F44" w:rsidP="0064217B">
      <w:pPr>
        <w:pStyle w:val="a1"/>
        <w:keepNext/>
      </w:pPr>
      <w:r w:rsidRPr="00553796">
        <w:rPr>
          <w:noProof/>
        </w:rPr>
        <w:lastRenderedPageBreak/>
        <w:drawing>
          <wp:inline distT="0" distB="0" distL="0" distR="0" wp14:anchorId="3034A80F" wp14:editId="6F200304">
            <wp:extent cx="5400040" cy="2872740"/>
            <wp:effectExtent l="0" t="0" r="0" b="3810"/>
            <wp:docPr id="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7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8C7AA" w14:textId="77777777" w:rsidR="00AE2E9B" w:rsidRDefault="0064217B" w:rsidP="0064217B">
      <w:pPr>
        <w:pStyle w:val="ab"/>
        <w:jc w:val="center"/>
        <w:rPr>
          <w:noProof/>
        </w:rPr>
      </w:pPr>
      <w:r>
        <w:t xml:space="preserve">Figure </w:t>
      </w:r>
      <w:fldSimple w:instr=" SEQ Figure \* ARABIC ">
        <w:r w:rsidR="00F95512">
          <w:rPr>
            <w:noProof/>
          </w:rPr>
          <w:t>25</w:t>
        </w:r>
      </w:fldSimple>
      <w:r>
        <w:t xml:space="preserve"> A10</w:t>
      </w:r>
      <w:r>
        <w:t>器件中定点</w:t>
      </w:r>
      <w:r>
        <w:t>18x19</w:t>
      </w:r>
      <w:r>
        <w:rPr>
          <w:rFonts w:hint="eastAsia"/>
        </w:rPr>
        <w:t>模式</w:t>
      </w:r>
      <w:r>
        <w:t>的</w:t>
      </w:r>
      <w:r>
        <w:t>DSP</w:t>
      </w:r>
      <w:r>
        <w:t>模块</w:t>
      </w:r>
    </w:p>
    <w:p w14:paraId="5370A6FD" w14:textId="77777777" w:rsidR="0064217B" w:rsidRDefault="0064217B" w:rsidP="00C0570D">
      <w:pPr>
        <w:pStyle w:val="a1"/>
      </w:pPr>
      <w:r>
        <w:rPr>
          <w:rFonts w:hint="eastAsia"/>
        </w:rPr>
        <w:t>一个</w:t>
      </w:r>
      <w:r>
        <w:t>DSP</w:t>
      </w:r>
      <w:r>
        <w:rPr>
          <w:rFonts w:hint="eastAsia"/>
        </w:rPr>
        <w:t>模块</w:t>
      </w:r>
      <w:r>
        <w:t>可以有两路的</w:t>
      </w:r>
      <w:r>
        <w:rPr>
          <w:rFonts w:hint="eastAsia"/>
        </w:rPr>
        <w:t>18x19</w:t>
      </w:r>
      <w:r>
        <w:rPr>
          <w:rFonts w:hint="eastAsia"/>
        </w:rPr>
        <w:t>，</w:t>
      </w:r>
      <w:r>
        <w:t>并且每一路之前有一个预加器，两路乘法完成后还有一个加法器。也就是</w:t>
      </w:r>
      <w:r>
        <w:rPr>
          <w:rFonts w:hint="eastAsia"/>
        </w:rPr>
        <w:t>说</w:t>
      </w:r>
      <w:r>
        <w:t>，</w:t>
      </w:r>
      <w:r>
        <w:rPr>
          <w:rFonts w:hint="eastAsia"/>
        </w:rPr>
        <w:t>两路</w:t>
      </w:r>
      <w:r>
        <w:t>乘法完成后叠加，可以只用一个</w:t>
      </w:r>
      <w:r>
        <w:t>DSP</w:t>
      </w:r>
      <w:r>
        <w:t>模块来完成。</w:t>
      </w:r>
    </w:p>
    <w:p w14:paraId="23C316D9" w14:textId="77777777" w:rsidR="008F0AD0" w:rsidRDefault="008F0AD0" w:rsidP="008F0AD0">
      <w:pPr>
        <w:pStyle w:val="3"/>
      </w:pPr>
      <w:bookmarkStart w:id="225" w:name="_Toc495937277"/>
      <w:r>
        <w:rPr>
          <w:rFonts w:hint="eastAsia"/>
        </w:rPr>
        <w:t>存储</w:t>
      </w:r>
      <w:r>
        <w:t>资源</w:t>
      </w:r>
      <w:bookmarkEnd w:id="225"/>
      <w:r>
        <w:tab/>
      </w:r>
    </w:p>
    <w:p w14:paraId="0E503BA2" w14:textId="77777777" w:rsidR="0064217B" w:rsidRDefault="00155F5A" w:rsidP="00C0570D">
      <w:pPr>
        <w:pStyle w:val="a1"/>
      </w:pPr>
      <w:r>
        <w:rPr>
          <w:rFonts w:hint="eastAsia"/>
        </w:rPr>
        <w:t>A</w:t>
      </w:r>
      <w:r>
        <w:t>10</w:t>
      </w:r>
      <w:r>
        <w:rPr>
          <w:rFonts w:hint="eastAsia"/>
        </w:rPr>
        <w:t>中</w:t>
      </w:r>
      <w:r>
        <w:t>大容量的存储单元是</w:t>
      </w:r>
      <w:r>
        <w:t>M20K</w:t>
      </w:r>
      <w:r>
        <w:t>模块，每一个</w:t>
      </w:r>
      <w:r>
        <w:t>M20K</w:t>
      </w:r>
      <w:r>
        <w:t>模块可以存储</w:t>
      </w:r>
      <w:r>
        <w:rPr>
          <w:rFonts w:hint="eastAsia"/>
        </w:rPr>
        <w:t>20</w:t>
      </w:r>
      <w:r>
        <w:t>Kb</w:t>
      </w:r>
      <w:r>
        <w:t>数据。</w:t>
      </w:r>
      <w:r>
        <w:rPr>
          <w:rFonts w:hint="eastAsia"/>
        </w:rPr>
        <w:t>GX660</w:t>
      </w:r>
      <w:r>
        <w:t>芯片</w:t>
      </w:r>
      <w:r>
        <w:rPr>
          <w:rFonts w:hint="eastAsia"/>
        </w:rPr>
        <w:t>含有</w:t>
      </w:r>
      <w:r>
        <w:rPr>
          <w:rFonts w:hint="eastAsia"/>
        </w:rPr>
        <w:t>2131</w:t>
      </w:r>
      <w:r>
        <w:rPr>
          <w:rFonts w:hint="eastAsia"/>
        </w:rPr>
        <w:t>个</w:t>
      </w:r>
      <w:r>
        <w:t>M20K</w:t>
      </w:r>
      <w:r>
        <w:t>，共</w:t>
      </w:r>
      <w:r>
        <w:rPr>
          <w:rFonts w:hint="eastAsia"/>
        </w:rPr>
        <w:t>42620Kb</w:t>
      </w:r>
      <w:r w:rsidR="00EC60F9">
        <w:t>=41.6Mb=5.2MB</w:t>
      </w:r>
      <w:r>
        <w:rPr>
          <w:rFonts w:hint="eastAsia"/>
        </w:rPr>
        <w:t>。</w:t>
      </w:r>
    </w:p>
    <w:p w14:paraId="370C5D31" w14:textId="77777777" w:rsidR="00EC60F9" w:rsidRDefault="00155F5A" w:rsidP="00EC60F9">
      <w:pPr>
        <w:pStyle w:val="a1"/>
      </w:pPr>
      <w:r>
        <w:rPr>
          <w:rFonts w:hint="eastAsia"/>
        </w:rPr>
        <w:t>MLAB</w:t>
      </w:r>
      <w:r>
        <w:rPr>
          <w:rFonts w:hint="eastAsia"/>
        </w:rPr>
        <w:t>由</w:t>
      </w:r>
      <w:r>
        <w:rPr>
          <w:rFonts w:hint="eastAsia"/>
        </w:rPr>
        <w:t>10</w:t>
      </w:r>
      <w:r>
        <w:rPr>
          <w:rFonts w:hint="eastAsia"/>
        </w:rPr>
        <w:t>个</w:t>
      </w:r>
      <w:r>
        <w:t>ALM</w:t>
      </w:r>
      <w:r>
        <w:t>组成，</w:t>
      </w:r>
      <w:r w:rsidR="00EC60F9">
        <w:rPr>
          <w:rFonts w:hint="eastAsia"/>
        </w:rPr>
        <w:t>每一个</w:t>
      </w:r>
      <w:r w:rsidR="00EC60F9">
        <w:t>ALM</w:t>
      </w:r>
      <w:r w:rsidR="00EC60F9">
        <w:t>可以配置成</w:t>
      </w:r>
      <w:r w:rsidR="00EC60F9">
        <w:rPr>
          <w:rFonts w:hint="eastAsia"/>
        </w:rPr>
        <w:t>32</w:t>
      </w:r>
      <w:r w:rsidR="00EC60F9">
        <w:t>x2bit</w:t>
      </w:r>
      <w:r w:rsidR="00EC60F9">
        <w:rPr>
          <w:rFonts w:hint="eastAsia"/>
        </w:rPr>
        <w:t>，</w:t>
      </w:r>
      <w:r w:rsidR="00EC60F9">
        <w:t>从而</w:t>
      </w:r>
      <w:r w:rsidR="00EC60F9">
        <w:rPr>
          <w:rFonts w:hint="eastAsia"/>
        </w:rPr>
        <w:t>每</w:t>
      </w:r>
      <w:r w:rsidR="00EC60F9">
        <w:t>个</w:t>
      </w:r>
      <w:r w:rsidR="00EC60F9">
        <w:t>MLAB</w:t>
      </w:r>
      <w:r w:rsidR="00EC60F9">
        <w:t>可实现</w:t>
      </w:r>
      <w:r w:rsidR="00EC60F9">
        <w:rPr>
          <w:rFonts w:hint="eastAsia"/>
        </w:rPr>
        <w:t>32</w:t>
      </w:r>
      <w:r w:rsidR="00EC60F9">
        <w:t>x20bit</w:t>
      </w:r>
      <w:r w:rsidR="00EC60F9">
        <w:t>双端口</w:t>
      </w:r>
      <w:r w:rsidR="00EC60F9">
        <w:t>RAM</w:t>
      </w:r>
      <w:r w:rsidR="00EC60F9">
        <w:t>。</w:t>
      </w:r>
      <w:r w:rsidR="00EC60F9">
        <w:rPr>
          <w:rFonts w:hint="eastAsia"/>
        </w:rPr>
        <w:t>G</w:t>
      </w:r>
      <w:r w:rsidR="00EC60F9">
        <w:t>X660</w:t>
      </w:r>
      <w:r w:rsidR="00EC60F9">
        <w:rPr>
          <w:rFonts w:hint="eastAsia"/>
        </w:rPr>
        <w:t>有</w:t>
      </w:r>
      <w:r w:rsidR="00EC60F9">
        <w:rPr>
          <w:rFonts w:hint="eastAsia"/>
        </w:rPr>
        <w:t>9260</w:t>
      </w:r>
      <w:r w:rsidR="00EC60F9">
        <w:rPr>
          <w:rFonts w:hint="eastAsia"/>
        </w:rPr>
        <w:t>个</w:t>
      </w:r>
      <w:r w:rsidR="00EC60F9">
        <w:t>MLAB</w:t>
      </w:r>
      <w:r w:rsidR="00EC60F9">
        <w:t>，共</w:t>
      </w:r>
      <w:r w:rsidR="00EC60F9">
        <w:rPr>
          <w:rFonts w:hint="eastAsia"/>
        </w:rPr>
        <w:t>5788bit</w:t>
      </w:r>
      <w:r w:rsidR="00EC60F9">
        <w:rPr>
          <w:rFonts w:hint="eastAsia"/>
        </w:rPr>
        <w:t>。</w:t>
      </w:r>
      <w:r w:rsidR="00EC60F9">
        <w:t>由于</w:t>
      </w:r>
      <w:r w:rsidR="00EC60F9">
        <w:t>MLAB</w:t>
      </w:r>
      <w:r w:rsidR="00EC60F9">
        <w:t>容量小，主要</w:t>
      </w:r>
      <w:r w:rsidR="00EC60F9">
        <w:rPr>
          <w:rFonts w:hint="eastAsia"/>
        </w:rPr>
        <w:t>用于</w:t>
      </w:r>
      <w:r w:rsidR="00EC60F9">
        <w:t>FIFO</w:t>
      </w:r>
      <w:r w:rsidR="00EC60F9">
        <w:t>等</w:t>
      </w:r>
      <w:r w:rsidR="00EC60F9">
        <w:rPr>
          <w:rFonts w:hint="eastAsia"/>
        </w:rPr>
        <w:t>小</w:t>
      </w:r>
      <w:r w:rsidR="00EC60F9">
        <w:t>数据量的</w:t>
      </w:r>
      <w:r w:rsidR="00EC60F9">
        <w:rPr>
          <w:rFonts w:hint="eastAsia"/>
        </w:rPr>
        <w:t>存储</w:t>
      </w:r>
      <w:r w:rsidR="00EC60F9">
        <w:t>。</w:t>
      </w:r>
    </w:p>
    <w:p w14:paraId="705FE223" w14:textId="77777777" w:rsidR="00EC60F9" w:rsidRDefault="008A18FD" w:rsidP="008A18FD">
      <w:pPr>
        <w:pStyle w:val="a1"/>
      </w:pPr>
      <w:r>
        <w:rPr>
          <w:rFonts w:hint="eastAsia"/>
        </w:rPr>
        <w:t>由于</w:t>
      </w:r>
      <w:r>
        <w:t>FPGA</w:t>
      </w:r>
      <w:r>
        <w:t>内部存储</w:t>
      </w:r>
      <w:r>
        <w:rPr>
          <w:rFonts w:hint="eastAsia"/>
        </w:rPr>
        <w:t>容量</w:t>
      </w:r>
      <w:r>
        <w:t>不够，大量的数据存放在片外的</w:t>
      </w:r>
      <w:r>
        <w:t>DDR4</w:t>
      </w:r>
      <w:r>
        <w:rPr>
          <w:rFonts w:hint="eastAsia"/>
        </w:rPr>
        <w:t>中</w:t>
      </w:r>
      <w:r>
        <w:t>，</w:t>
      </w:r>
      <w:r w:rsidRPr="00C0570D">
        <w:rPr>
          <w:rFonts w:ascii="宋体" w:hAnsi="宋体" w:cs="宋体" w:hint="eastAsia"/>
          <w:color w:val="000000"/>
          <w:kern w:val="0"/>
          <w:sz w:val="22"/>
          <w:szCs w:val="22"/>
        </w:rPr>
        <w:t>10AS066S</w:t>
      </w:r>
      <w:r>
        <w:t xml:space="preserve"> </w:t>
      </w:r>
      <w:r>
        <w:rPr>
          <w:rFonts w:hint="eastAsia"/>
        </w:rPr>
        <w:t>参考板</w:t>
      </w:r>
      <w:r>
        <w:t>，</w:t>
      </w:r>
      <w:r>
        <w:t>FPGA</w:t>
      </w:r>
      <w:proofErr w:type="gramStart"/>
      <w:r>
        <w:t>侧支持</w:t>
      </w:r>
      <w:proofErr w:type="gramEnd"/>
      <w:r w:rsidR="007E6511">
        <w:t>2</w:t>
      </w:r>
      <w:r>
        <w:t>GB/1</w:t>
      </w:r>
      <w:r w:rsidR="007E6511">
        <w:t>2</w:t>
      </w:r>
      <w:r>
        <w:t>00MHz/64bit</w:t>
      </w:r>
      <w:r>
        <w:rPr>
          <w:rFonts w:hint="eastAsia"/>
        </w:rPr>
        <w:t xml:space="preserve"> </w:t>
      </w:r>
      <w:r>
        <w:t>DDR4</w:t>
      </w:r>
      <w:r>
        <w:rPr>
          <w:rFonts w:hint="eastAsia"/>
        </w:rPr>
        <w:t>，</w:t>
      </w:r>
      <w:r>
        <w:t>ARM</w:t>
      </w:r>
      <w:proofErr w:type="gramStart"/>
      <w:r>
        <w:t>侧支持</w:t>
      </w:r>
      <w:proofErr w:type="gramEnd"/>
      <w:r w:rsidR="007E6511">
        <w:t>1</w:t>
      </w:r>
      <w:r>
        <w:t>GB/1</w:t>
      </w:r>
      <w:r w:rsidR="007E6511">
        <w:t>2</w:t>
      </w:r>
      <w:r>
        <w:t>00MHz/32bit</w:t>
      </w:r>
      <w:r>
        <w:rPr>
          <w:rFonts w:hint="eastAsia"/>
        </w:rPr>
        <w:t xml:space="preserve"> </w:t>
      </w:r>
      <w:r>
        <w:t>DDR4</w:t>
      </w:r>
      <w:r>
        <w:rPr>
          <w:rFonts w:hint="eastAsia"/>
        </w:rPr>
        <w:t>。</w:t>
      </w:r>
    </w:p>
    <w:p w14:paraId="2973418B" w14:textId="77777777" w:rsidR="00F8536B" w:rsidRDefault="00F8536B" w:rsidP="008A18FD">
      <w:pPr>
        <w:pStyle w:val="a1"/>
      </w:pPr>
      <w:r>
        <w:rPr>
          <w:rFonts w:hint="eastAsia"/>
        </w:rPr>
        <w:t>大量</w:t>
      </w:r>
      <w:r>
        <w:t>的数据放在片外的</w:t>
      </w:r>
      <w:r>
        <w:t>DDR4</w:t>
      </w:r>
      <w:r>
        <w:rPr>
          <w:rFonts w:hint="eastAsia"/>
        </w:rPr>
        <w:t>中</w:t>
      </w:r>
      <w:r>
        <w:t>，通过</w:t>
      </w:r>
      <w:r>
        <w:rPr>
          <w:rFonts w:hint="eastAsia"/>
        </w:rPr>
        <w:t>DMA</w:t>
      </w:r>
      <w:r>
        <w:t>方式把数据缓存到</w:t>
      </w:r>
      <w:r>
        <w:rPr>
          <w:rFonts w:hint="eastAsia"/>
        </w:rPr>
        <w:t>FPGA</w:t>
      </w:r>
      <w:r>
        <w:t>内部</w:t>
      </w:r>
      <w:r>
        <w:t>Ping-Pong</w:t>
      </w:r>
      <w:r>
        <w:rPr>
          <w:rFonts w:hint="eastAsia"/>
        </w:rPr>
        <w:t xml:space="preserve"> </w:t>
      </w:r>
      <w:r>
        <w:t>Buffer</w:t>
      </w:r>
      <w:r>
        <w:t>中，</w:t>
      </w:r>
      <w:r>
        <w:rPr>
          <w:rFonts w:hint="eastAsia"/>
        </w:rPr>
        <w:t>FPGA</w:t>
      </w:r>
      <w:r>
        <w:t>内部</w:t>
      </w:r>
      <w:r>
        <w:t>RAM</w:t>
      </w:r>
      <w:r>
        <w:t>类似</w:t>
      </w:r>
      <w:r>
        <w:rPr>
          <w:rFonts w:hint="eastAsia"/>
        </w:rPr>
        <w:t>CPU</w:t>
      </w:r>
      <w:r>
        <w:t>架构中的</w:t>
      </w:r>
      <w:r>
        <w:t>Cache</w:t>
      </w:r>
      <w:r>
        <w:t>作用</w:t>
      </w:r>
      <w:r>
        <w:rPr>
          <w:rFonts w:hint="eastAsia"/>
        </w:rPr>
        <w:t>，</w:t>
      </w:r>
      <w:r>
        <w:t>同来提高数据访问的带宽。</w:t>
      </w:r>
      <w:r>
        <w:rPr>
          <w:rFonts w:hint="eastAsia"/>
        </w:rPr>
        <w:t>搬移</w:t>
      </w:r>
      <w:r>
        <w:t>到内部的数据要尽量的复用，减少</w:t>
      </w:r>
      <w:r>
        <w:rPr>
          <w:rFonts w:hint="eastAsia"/>
        </w:rPr>
        <w:t>对</w:t>
      </w:r>
      <w:r>
        <w:t>外部</w:t>
      </w:r>
      <w:r>
        <w:t>DDR4</w:t>
      </w:r>
      <w:r>
        <w:rPr>
          <w:rFonts w:hint="eastAsia"/>
        </w:rPr>
        <w:t>的</w:t>
      </w:r>
      <w:r>
        <w:t>访问，</w:t>
      </w:r>
      <w:r>
        <w:rPr>
          <w:rFonts w:hint="eastAsia"/>
        </w:rPr>
        <w:t>提高</w:t>
      </w:r>
      <w:r>
        <w:t>IO</w:t>
      </w:r>
      <w:r>
        <w:rPr>
          <w:rFonts w:hint="eastAsia"/>
        </w:rPr>
        <w:t>访问</w:t>
      </w:r>
      <w:r>
        <w:t>的效率。</w:t>
      </w:r>
      <w:r w:rsidR="00440EB6">
        <w:rPr>
          <w:rFonts w:hint="eastAsia"/>
        </w:rPr>
        <w:t>内部</w:t>
      </w:r>
      <w:r w:rsidR="00440EB6">
        <w:t>计算的速度和</w:t>
      </w:r>
      <w:r w:rsidR="00440EB6">
        <w:t>IO</w:t>
      </w:r>
      <w:r w:rsidR="00440EB6">
        <w:rPr>
          <w:rFonts w:hint="eastAsia"/>
        </w:rPr>
        <w:t>带宽</w:t>
      </w:r>
      <w:r w:rsidR="00440EB6">
        <w:t>速度要匹配，任何一个慢都会成为计算瓶颈。</w:t>
      </w:r>
    </w:p>
    <w:p w14:paraId="45A62978" w14:textId="77777777" w:rsidR="00F8536B" w:rsidRDefault="00F10F16" w:rsidP="008A18FD">
      <w:pPr>
        <w:pStyle w:val="a1"/>
      </w:pPr>
      <w:r>
        <w:rPr>
          <w:rFonts w:hint="eastAsia"/>
        </w:rPr>
        <w:t>Feature</w:t>
      </w:r>
      <w:r>
        <w:t xml:space="preserve"> Map</w:t>
      </w:r>
      <w:r>
        <w:t>和</w:t>
      </w:r>
      <w:r>
        <w:t>weights</w:t>
      </w:r>
      <w:r>
        <w:rPr>
          <w:rFonts w:hint="eastAsia"/>
        </w:rPr>
        <w:t>，</w:t>
      </w:r>
      <w:r>
        <w:t>Bias</w:t>
      </w:r>
      <w:r>
        <w:rPr>
          <w:rFonts w:hint="eastAsia"/>
        </w:rPr>
        <w:t>等</w:t>
      </w:r>
      <w:r>
        <w:t>计算数据</w:t>
      </w:r>
      <w:r>
        <w:rPr>
          <w:rFonts w:hint="eastAsia"/>
        </w:rPr>
        <w:t>位宽</w:t>
      </w:r>
      <w:r>
        <w:t>减小，就减小了存储容量的要求，</w:t>
      </w:r>
      <w:r w:rsidR="00440EB6">
        <w:rPr>
          <w:rFonts w:hint="eastAsia"/>
        </w:rPr>
        <w:t>减少</w:t>
      </w:r>
      <w:r w:rsidR="00440EB6">
        <w:t>了</w:t>
      </w:r>
      <w:r w:rsidR="00440EB6">
        <w:t>IO</w:t>
      </w:r>
      <w:r w:rsidR="00440EB6">
        <w:t>带宽的访问需求</w:t>
      </w:r>
      <w:r w:rsidR="00440EB6">
        <w:rPr>
          <w:rFonts w:hint="eastAsia"/>
        </w:rPr>
        <w:t>，</w:t>
      </w:r>
      <w:r w:rsidR="00440EB6">
        <w:t>提高整体的速度。</w:t>
      </w:r>
      <w:r w:rsidR="00835F44">
        <w:rPr>
          <w:rFonts w:hint="eastAsia"/>
        </w:rPr>
        <w:t xml:space="preserve"> </w:t>
      </w:r>
    </w:p>
    <w:p w14:paraId="1291AE5F" w14:textId="77777777" w:rsidR="00440EB6" w:rsidRDefault="00440EB6" w:rsidP="00440EB6">
      <w:pPr>
        <w:pStyle w:val="3"/>
      </w:pPr>
      <w:bookmarkStart w:id="226" w:name="_Toc495937278"/>
      <w:r>
        <w:rPr>
          <w:rFonts w:hint="eastAsia"/>
        </w:rPr>
        <w:t>可</w:t>
      </w:r>
      <w:r>
        <w:t>重配置</w:t>
      </w:r>
      <w:bookmarkEnd w:id="226"/>
    </w:p>
    <w:p w14:paraId="79DB3AD0" w14:textId="77777777" w:rsidR="00440EB6" w:rsidRDefault="00440EB6" w:rsidP="008A18FD">
      <w:pPr>
        <w:pStyle w:val="a1"/>
      </w:pPr>
      <w:r>
        <w:rPr>
          <w:rFonts w:hint="eastAsia"/>
        </w:rPr>
        <w:t>FPGA</w:t>
      </w:r>
      <w:r>
        <w:rPr>
          <w:rFonts w:hint="eastAsia"/>
        </w:rPr>
        <w:t>的由</w:t>
      </w:r>
      <w:r>
        <w:t>LUT</w:t>
      </w:r>
      <w:r>
        <w:t>和</w:t>
      </w:r>
      <w:r>
        <w:t>register</w:t>
      </w:r>
      <w:r>
        <w:t>组成</w:t>
      </w:r>
      <w:r>
        <w:rPr>
          <w:rFonts w:hint="eastAsia"/>
        </w:rPr>
        <w:t>ALM</w:t>
      </w:r>
      <w:r>
        <w:t>，</w:t>
      </w:r>
      <w:r>
        <w:rPr>
          <w:rFonts w:hint="eastAsia"/>
        </w:rPr>
        <w:t>ALM</w:t>
      </w:r>
      <w:r>
        <w:t>又组成了</w:t>
      </w:r>
      <w:r>
        <w:t>LAB</w:t>
      </w:r>
      <w:r>
        <w:t>。</w:t>
      </w:r>
      <w:r>
        <w:rPr>
          <w:rFonts w:hint="eastAsia"/>
        </w:rPr>
        <w:t>LAB</w:t>
      </w:r>
      <w:r>
        <w:t>之间有很多的互连线。</w:t>
      </w:r>
      <w:r>
        <w:rPr>
          <w:rFonts w:hint="eastAsia"/>
        </w:rPr>
        <w:t>FPGA</w:t>
      </w:r>
      <w:r>
        <w:t>的配置文件，就是来决定这些电路的连线。一旦</w:t>
      </w:r>
      <w:r>
        <w:rPr>
          <w:rFonts w:hint="eastAsia"/>
        </w:rPr>
        <w:t>配置</w:t>
      </w:r>
      <w:r>
        <w:t>文件完成配置后，就是一个固定的电路</w:t>
      </w:r>
      <w:r>
        <w:rPr>
          <w:rFonts w:hint="eastAsia"/>
        </w:rPr>
        <w:t>。下电</w:t>
      </w:r>
      <w:r>
        <w:t>后配置的电路信息就丢失，下一次上电后需要重新完成配置文件的加载</w:t>
      </w:r>
      <w:r>
        <w:rPr>
          <w:rFonts w:hint="eastAsia"/>
        </w:rPr>
        <w:t>。</w:t>
      </w:r>
    </w:p>
    <w:p w14:paraId="6A6C48A1" w14:textId="77777777" w:rsidR="00440EB6" w:rsidRDefault="00835F44" w:rsidP="00440EB6">
      <w:pPr>
        <w:pStyle w:val="a1"/>
        <w:keepNext/>
        <w:jc w:val="center"/>
      </w:pPr>
      <w:r w:rsidRPr="00553796">
        <w:rPr>
          <w:noProof/>
        </w:rPr>
        <w:lastRenderedPageBreak/>
        <w:drawing>
          <wp:inline distT="0" distB="0" distL="0" distR="0" wp14:anchorId="3A2099CE" wp14:editId="0FB9364D">
            <wp:extent cx="3717925" cy="3088005"/>
            <wp:effectExtent l="0" t="0" r="0" b="0"/>
            <wp:docPr id="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7925" cy="308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B271F" w14:textId="77777777" w:rsidR="00440EB6" w:rsidRDefault="00440EB6" w:rsidP="00440EB6">
      <w:pPr>
        <w:pStyle w:val="ab"/>
        <w:jc w:val="center"/>
      </w:pPr>
      <w:r>
        <w:t xml:space="preserve">Figure </w:t>
      </w:r>
      <w:fldSimple w:instr=" SEQ Figure \* ARABIC ">
        <w:r w:rsidR="00F95512">
          <w:rPr>
            <w:noProof/>
          </w:rPr>
          <w:t>26</w:t>
        </w:r>
      </w:fldSimple>
      <w:r>
        <w:t xml:space="preserve"> A10 ALM</w:t>
      </w:r>
      <w:r>
        <w:rPr>
          <w:rFonts w:hint="eastAsia"/>
        </w:rPr>
        <w:t>连接</w:t>
      </w:r>
      <w:r>
        <w:t>细节</w:t>
      </w:r>
    </w:p>
    <w:p w14:paraId="2D88B9E9" w14:textId="77777777" w:rsidR="00440EB6" w:rsidRDefault="00835F44" w:rsidP="00440EB6">
      <w:pPr>
        <w:pStyle w:val="a1"/>
        <w:keepNext/>
        <w:jc w:val="center"/>
      </w:pPr>
      <w:r w:rsidRPr="00553796">
        <w:rPr>
          <w:noProof/>
        </w:rPr>
        <w:drawing>
          <wp:inline distT="0" distB="0" distL="0" distR="0" wp14:anchorId="4F64DFDE" wp14:editId="6BED34D1">
            <wp:extent cx="4391025" cy="3019425"/>
            <wp:effectExtent l="0" t="0" r="9525" b="9525"/>
            <wp:docPr id="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0FDD4" w14:textId="77777777" w:rsidR="00440EB6" w:rsidRDefault="00440EB6" w:rsidP="00440EB6">
      <w:pPr>
        <w:pStyle w:val="ab"/>
        <w:jc w:val="center"/>
        <w:rPr>
          <w:noProof/>
        </w:rPr>
      </w:pPr>
      <w:r>
        <w:t xml:space="preserve">Figure </w:t>
      </w:r>
      <w:fldSimple w:instr=" SEQ Figure \* ARABIC ">
        <w:r w:rsidR="00F95512">
          <w:rPr>
            <w:noProof/>
          </w:rPr>
          <w:t>27</w:t>
        </w:r>
      </w:fldSimple>
      <w:r>
        <w:t xml:space="preserve"> A10 LAB</w:t>
      </w:r>
      <w:r>
        <w:t>互联</w:t>
      </w:r>
    </w:p>
    <w:p w14:paraId="4B269438" w14:textId="77777777" w:rsidR="0078516E" w:rsidRDefault="0078516E" w:rsidP="0078516E">
      <w:pPr>
        <w:pStyle w:val="3"/>
      </w:pPr>
      <w:bookmarkStart w:id="227" w:name="_Toc495937279"/>
      <w:r>
        <w:rPr>
          <w:rFonts w:hint="eastAsia"/>
        </w:rPr>
        <w:t>定点化</w:t>
      </w:r>
      <w:bookmarkEnd w:id="227"/>
    </w:p>
    <w:p w14:paraId="2210F8E5" w14:textId="77777777" w:rsidR="00440EB6" w:rsidRDefault="00E607B3" w:rsidP="008A18FD">
      <w:pPr>
        <w:pStyle w:val="a1"/>
      </w:pPr>
      <w:r>
        <w:rPr>
          <w:rFonts w:hint="eastAsia"/>
        </w:rPr>
        <w:t>FPGA</w:t>
      </w:r>
      <w:r>
        <w:t>定义的每一个</w:t>
      </w:r>
      <w:r>
        <w:rPr>
          <w:rFonts w:hint="eastAsia"/>
        </w:rPr>
        <w:t>变量</w:t>
      </w:r>
      <w:r>
        <w:t>都需要</w:t>
      </w:r>
      <w:proofErr w:type="gramStart"/>
      <w:r>
        <w:t>确定位宽</w:t>
      </w:r>
      <w:proofErr w:type="gramEnd"/>
      <w:r>
        <w:t>。</w:t>
      </w:r>
      <w:r>
        <w:rPr>
          <w:rFonts w:hint="eastAsia"/>
        </w:rPr>
        <w:t>比如</w:t>
      </w:r>
      <w:r>
        <w:t>定义</w:t>
      </w:r>
      <w:r>
        <w:t>a</w:t>
      </w:r>
      <w:r w:rsidR="00C83E15">
        <w:rPr>
          <w:rFonts w:hint="eastAsia"/>
        </w:rPr>
        <w:t>为</w:t>
      </w:r>
      <w:r w:rsidR="00C83E15">
        <w:rPr>
          <w:rFonts w:hint="eastAsia"/>
        </w:rPr>
        <w:t>8</w:t>
      </w:r>
      <w:r w:rsidR="00C83E15">
        <w:t>bit</w:t>
      </w:r>
      <w:r w:rsidR="00C83E15">
        <w:t>，</w:t>
      </w:r>
      <w:r w:rsidR="00C83E15">
        <w:t>b</w:t>
      </w:r>
      <w:r w:rsidR="00C83E15">
        <w:t>为</w:t>
      </w:r>
      <w:r w:rsidR="00C83E15">
        <w:rPr>
          <w:rFonts w:hint="eastAsia"/>
        </w:rPr>
        <w:t>8</w:t>
      </w:r>
      <w:r w:rsidR="00C83E15">
        <w:t>bit</w:t>
      </w:r>
      <w:r w:rsidR="00C83E15">
        <w:t>，如果计算</w:t>
      </w:r>
      <w:r w:rsidR="00C83E15">
        <w:t xml:space="preserve">c= a </w:t>
      </w:r>
      <w:r w:rsidR="00CA55A1">
        <w:t>x</w:t>
      </w:r>
      <w:r w:rsidR="00C83E15">
        <w:t xml:space="preserve"> b</w:t>
      </w:r>
      <w:r w:rsidR="00C83E15">
        <w:rPr>
          <w:rFonts w:hint="eastAsia"/>
        </w:rPr>
        <w:t>，</w:t>
      </w:r>
      <w:r w:rsidR="00CA55A1">
        <w:rPr>
          <w:rFonts w:hint="eastAsia"/>
        </w:rPr>
        <w:t>c</w:t>
      </w:r>
      <w:r w:rsidR="00CA55A1">
        <w:t>定义成</w:t>
      </w:r>
      <w:r w:rsidR="00CA55A1">
        <w:t>16bit</w:t>
      </w:r>
      <w:r w:rsidR="00CA55A1">
        <w:t>，就没有溢出的问题。</w:t>
      </w:r>
      <w:r w:rsidR="00CA55A1">
        <w:rPr>
          <w:rFonts w:hint="eastAsia"/>
        </w:rPr>
        <w:t>如果</w:t>
      </w:r>
      <w:r w:rsidR="00CA55A1">
        <w:t>计算</w:t>
      </w:r>
      <w:r w:rsidR="00CA55A1">
        <w:rPr>
          <w:rFonts w:hint="eastAsia"/>
        </w:rPr>
        <w:t>10000</w:t>
      </w:r>
      <w:r w:rsidR="00CA55A1">
        <w:rPr>
          <w:rFonts w:hint="eastAsia"/>
        </w:rPr>
        <w:t>个</w:t>
      </w:r>
      <w:r w:rsidR="00CA55A1">
        <w:t>c</w:t>
      </w:r>
      <w:r w:rsidR="00CA55A1">
        <w:rPr>
          <w:rFonts w:hint="eastAsia"/>
        </w:rPr>
        <w:t>相加</w:t>
      </w:r>
      <w:r w:rsidR="00CA55A1">
        <w:rPr>
          <w:rFonts w:hint="eastAsia"/>
        </w:rPr>
        <w:t>d</w:t>
      </w:r>
      <w:r w:rsidR="00CA55A1">
        <w:t xml:space="preserve"> = c1+c2+…+c1000</w:t>
      </w:r>
      <w:r w:rsidR="00CA55A1">
        <w:rPr>
          <w:rFonts w:hint="eastAsia"/>
        </w:rPr>
        <w:t>，</w:t>
      </w:r>
      <w:r w:rsidR="00CA55A1">
        <w:rPr>
          <w:rFonts w:hint="eastAsia"/>
        </w:rPr>
        <w:t>d</w:t>
      </w:r>
      <w:r w:rsidR="00CA55A1">
        <w:t>需要定义成</w:t>
      </w:r>
      <w:r w:rsidR="00CA55A1">
        <w:rPr>
          <w:rFonts w:hint="eastAsia"/>
        </w:rPr>
        <w:t>30</w:t>
      </w:r>
      <w:r w:rsidR="00CA55A1">
        <w:t>bit</w:t>
      </w:r>
      <w:r w:rsidR="00CA55A1">
        <w:t>才能</w:t>
      </w:r>
      <w:proofErr w:type="gramStart"/>
      <w:r w:rsidR="00CA55A1">
        <w:t>不</w:t>
      </w:r>
      <w:proofErr w:type="gramEnd"/>
      <w:r w:rsidR="00CA55A1">
        <w:t>溢出。</w:t>
      </w:r>
      <w:r w:rsidR="00CA55A1">
        <w:rPr>
          <w:rFonts w:hint="eastAsia"/>
        </w:rPr>
        <w:t>（</w:t>
      </w:r>
      <w:r w:rsidR="00CA55A1">
        <w:rPr>
          <w:rFonts w:hint="eastAsia"/>
        </w:rPr>
        <w:t>2^13&lt;10000</w:t>
      </w:r>
      <w:r w:rsidR="00CA55A1">
        <w:t>&lt;2^14</w:t>
      </w:r>
      <w:r w:rsidR="00CA55A1">
        <w:rPr>
          <w:rFonts w:hint="eastAsia"/>
        </w:rPr>
        <w:t>，</w:t>
      </w:r>
      <w:r w:rsidR="00CA55A1">
        <w:t>需要在</w:t>
      </w:r>
      <w:r w:rsidR="00CA55A1">
        <w:rPr>
          <w:rFonts w:hint="eastAsia"/>
        </w:rPr>
        <w:t>16</w:t>
      </w:r>
      <w:r w:rsidR="00CA55A1">
        <w:t>bit</w:t>
      </w:r>
      <w:r w:rsidR="00CA55A1">
        <w:rPr>
          <w:rFonts w:hint="eastAsia"/>
        </w:rPr>
        <w:t>基础上</w:t>
      </w:r>
      <w:r w:rsidR="00CA55A1">
        <w:t>扩</w:t>
      </w:r>
      <w:r w:rsidR="00CA55A1">
        <w:rPr>
          <w:rFonts w:hint="eastAsia"/>
        </w:rPr>
        <w:t>14</w:t>
      </w:r>
      <w:r w:rsidR="00CA55A1">
        <w:t>bit</w:t>
      </w:r>
      <w:r w:rsidR="00CA55A1">
        <w:rPr>
          <w:rFonts w:hint="eastAsia"/>
        </w:rPr>
        <w:t>）。</w:t>
      </w:r>
    </w:p>
    <w:p w14:paraId="002926C9" w14:textId="77777777" w:rsidR="00CA55A1" w:rsidRDefault="00CA55A1" w:rsidP="00CA55A1">
      <w:pPr>
        <w:pStyle w:val="a1"/>
      </w:pPr>
      <w:r>
        <w:rPr>
          <w:rFonts w:hint="eastAsia"/>
        </w:rPr>
        <w:t>如果</w:t>
      </w:r>
      <w:r>
        <w:t>a</w:t>
      </w:r>
      <w:r>
        <w:t>为</w:t>
      </w:r>
      <w:r>
        <w:rPr>
          <w:rFonts w:hint="eastAsia"/>
        </w:rPr>
        <w:t>16</w:t>
      </w:r>
      <w:r>
        <w:t>bit</w:t>
      </w:r>
      <w:r>
        <w:t>，</w:t>
      </w:r>
      <w:r>
        <w:t>b</w:t>
      </w:r>
      <w:r>
        <w:t>为</w:t>
      </w:r>
      <w:r>
        <w:rPr>
          <w:rFonts w:hint="eastAsia"/>
        </w:rPr>
        <w:t>16</w:t>
      </w:r>
      <w:r>
        <w:t>bit</w:t>
      </w:r>
      <w:r>
        <w:t>，</w:t>
      </w:r>
      <w:r>
        <w:t>c</w:t>
      </w:r>
      <w:r>
        <w:rPr>
          <w:rFonts w:hint="eastAsia"/>
        </w:rPr>
        <w:t>需要</w:t>
      </w:r>
      <w:r>
        <w:t>定义成</w:t>
      </w:r>
      <w:r>
        <w:t>32bit</w:t>
      </w:r>
      <w:r>
        <w:t>，</w:t>
      </w:r>
      <w:r>
        <w:rPr>
          <w:rFonts w:hint="eastAsia"/>
        </w:rPr>
        <w:t>d</w:t>
      </w:r>
      <w:r>
        <w:t>需要定义</w:t>
      </w:r>
      <w:r>
        <w:rPr>
          <w:rFonts w:hint="eastAsia"/>
        </w:rPr>
        <w:t>46bit</w:t>
      </w:r>
      <w:r>
        <w:rPr>
          <w:rFonts w:hint="eastAsia"/>
        </w:rPr>
        <w:t>。</w:t>
      </w:r>
    </w:p>
    <w:p w14:paraId="45C1AC55" w14:textId="77777777" w:rsidR="00CA55A1" w:rsidRDefault="00CA55A1" w:rsidP="008A18FD">
      <w:pPr>
        <w:pStyle w:val="a1"/>
      </w:pPr>
      <w:r>
        <w:rPr>
          <w:rFonts w:hint="eastAsia"/>
        </w:rPr>
        <w:t>数据</w:t>
      </w:r>
      <w:proofErr w:type="gramStart"/>
      <w:r>
        <w:t>的位宽越</w:t>
      </w:r>
      <w:proofErr w:type="gramEnd"/>
      <w:r>
        <w:t>多，</w:t>
      </w:r>
      <w:r>
        <w:t>FPGA</w:t>
      </w:r>
      <w:r>
        <w:t>中的需要更多的连线来连接，走线的长度就会越长，</w:t>
      </w:r>
      <w:r>
        <w:rPr>
          <w:rFonts w:hint="eastAsia"/>
        </w:rPr>
        <w:t>工作</w:t>
      </w:r>
      <w:r>
        <w:t>的频率就</w:t>
      </w:r>
      <w:r>
        <w:rPr>
          <w:rFonts w:hint="eastAsia"/>
        </w:rPr>
        <w:t>越</w:t>
      </w:r>
      <w:r>
        <w:t>慢。</w:t>
      </w:r>
    </w:p>
    <w:p w14:paraId="31FD2561" w14:textId="77777777" w:rsidR="00CA55A1" w:rsidRDefault="000A0E38" w:rsidP="008A18FD">
      <w:pPr>
        <w:pStyle w:val="a1"/>
      </w:pPr>
      <w:r>
        <w:rPr>
          <w:rFonts w:hint="eastAsia"/>
        </w:rPr>
        <w:t>如果</w:t>
      </w:r>
      <w:r>
        <w:t xml:space="preserve">a = </w:t>
      </w:r>
      <w:r>
        <w:rPr>
          <w:rFonts w:hint="eastAsia"/>
        </w:rPr>
        <w:t>无符号数</w:t>
      </w:r>
      <w:r>
        <w:rPr>
          <w:rFonts w:hint="eastAsia"/>
        </w:rPr>
        <w:t>1111,1111</w:t>
      </w:r>
      <w:r>
        <w:rPr>
          <w:rFonts w:hint="eastAsia"/>
        </w:rPr>
        <w:t>，</w:t>
      </w:r>
      <w:r>
        <w:t>b=1</w:t>
      </w:r>
      <w:r>
        <w:rPr>
          <w:rFonts w:hint="eastAsia"/>
        </w:rPr>
        <w:t>，</w:t>
      </w:r>
      <w:r>
        <w:t>c=a+b</w:t>
      </w:r>
      <w:r>
        <w:rPr>
          <w:rFonts w:hint="eastAsia"/>
        </w:rPr>
        <w:t>会</w:t>
      </w:r>
      <w:r>
        <w:t>溢出，</w:t>
      </w:r>
      <w:r>
        <w:t>c=0</w:t>
      </w:r>
      <w:r>
        <w:rPr>
          <w:rFonts w:hint="eastAsia"/>
        </w:rPr>
        <w:t>。</w:t>
      </w:r>
    </w:p>
    <w:p w14:paraId="578FBCB3" w14:textId="77777777" w:rsidR="006A39B7" w:rsidRDefault="000A0E38" w:rsidP="008A18FD">
      <w:pPr>
        <w:pStyle w:val="a1"/>
      </w:pPr>
      <w:r>
        <w:rPr>
          <w:rFonts w:hint="eastAsia"/>
        </w:rPr>
        <w:t>C</w:t>
      </w:r>
      <w:r>
        <w:rPr>
          <w:rFonts w:hint="eastAsia"/>
        </w:rPr>
        <w:t>语言</w:t>
      </w:r>
      <w:r>
        <w:t>来模拟定点化计算过程中，如果计算</w:t>
      </w:r>
      <w:r>
        <w:rPr>
          <w:rFonts w:hint="eastAsia"/>
        </w:rPr>
        <w:t>时</w:t>
      </w:r>
      <w:r>
        <w:t>没有</w:t>
      </w:r>
      <w:proofErr w:type="gramStart"/>
      <w:r>
        <w:rPr>
          <w:rFonts w:hint="eastAsia"/>
        </w:rPr>
        <w:t>限定</w:t>
      </w:r>
      <w:r>
        <w:t>位宽</w:t>
      </w:r>
      <w:proofErr w:type="gramEnd"/>
      <w:r>
        <w:rPr>
          <w:rFonts w:hint="eastAsia"/>
        </w:rPr>
        <w:t>的进行</w:t>
      </w:r>
      <w:r>
        <w:t>计算，</w:t>
      </w:r>
      <w:r w:rsidR="006A39B7">
        <w:rPr>
          <w:rFonts w:hint="eastAsia"/>
        </w:rPr>
        <w:t>计算机</w:t>
      </w:r>
      <w:r>
        <w:rPr>
          <w:rFonts w:hint="eastAsia"/>
        </w:rPr>
        <w:t>可</w:t>
      </w:r>
      <w:r>
        <w:rPr>
          <w:rFonts w:hint="eastAsia"/>
        </w:rPr>
        <w:lastRenderedPageBreak/>
        <w:t>能</w:t>
      </w:r>
      <w:r>
        <w:t>不会有溢出问题，而</w:t>
      </w:r>
      <w:r>
        <w:t>FPGA</w:t>
      </w:r>
      <w:r>
        <w:t>实现时可能会有溢出。</w:t>
      </w:r>
    </w:p>
    <w:p w14:paraId="4046FD4A" w14:textId="77777777" w:rsidR="000A0E38" w:rsidRPr="00CA55A1" w:rsidRDefault="000A0E38" w:rsidP="008A18FD">
      <w:pPr>
        <w:pStyle w:val="a1"/>
      </w:pPr>
      <w:r>
        <w:rPr>
          <w:rFonts w:hint="eastAsia"/>
        </w:rPr>
        <w:t>如果</w:t>
      </w:r>
      <w:r>
        <w:rPr>
          <w:rFonts w:hint="eastAsia"/>
        </w:rPr>
        <w:t>C</w:t>
      </w:r>
      <w:r>
        <w:t>语言用浮点数计算然后</w:t>
      </w:r>
      <w:r>
        <w:rPr>
          <w:rFonts w:hint="eastAsia"/>
        </w:rPr>
        <w:t>再</w:t>
      </w:r>
      <w:r>
        <w:t>定点化，由于浮点数计算的结果会和定点化的计算结果不同，</w:t>
      </w:r>
      <w:r>
        <w:rPr>
          <w:rFonts w:hint="eastAsia"/>
        </w:rPr>
        <w:t>最终的</w:t>
      </w:r>
      <w:r>
        <w:t>结果两者会对应不上。</w:t>
      </w:r>
      <w:r w:rsidR="006A39B7">
        <w:rPr>
          <w:rFonts w:hint="eastAsia"/>
        </w:rPr>
        <w:t>所以</w:t>
      </w:r>
      <w:r w:rsidR="006A39B7">
        <w:t>C</w:t>
      </w:r>
      <w:r w:rsidR="006A39B7">
        <w:t>语言实现时</w:t>
      </w:r>
      <w:r w:rsidR="006A39B7">
        <w:rPr>
          <w:rFonts w:hint="eastAsia"/>
        </w:rPr>
        <w:t>，整个</w:t>
      </w:r>
      <w:r w:rsidR="006A39B7">
        <w:t>计算过程也要定点化。</w:t>
      </w:r>
    </w:p>
    <w:p w14:paraId="7E6FC6B0" w14:textId="77777777" w:rsidR="00C0570D" w:rsidRDefault="00C0570D" w:rsidP="00C0570D">
      <w:pPr>
        <w:pStyle w:val="1"/>
      </w:pPr>
      <w:bookmarkStart w:id="228" w:name="_Toc495937280"/>
      <w:r>
        <w:rPr>
          <w:rFonts w:hint="eastAsia"/>
        </w:rPr>
        <w:t>遗留</w:t>
      </w:r>
      <w:r>
        <w:t>问题</w:t>
      </w:r>
      <w:bookmarkEnd w:id="228"/>
    </w:p>
    <w:p w14:paraId="212640BB" w14:textId="77777777" w:rsidR="00C0570D" w:rsidRPr="00C0570D" w:rsidRDefault="00C0570D" w:rsidP="00C0570D">
      <w:pPr>
        <w:pStyle w:val="a1"/>
      </w:pPr>
    </w:p>
    <w:p w14:paraId="538E03E6" w14:textId="77777777" w:rsidR="001224CD" w:rsidRPr="001224CD" w:rsidRDefault="00FE386E" w:rsidP="001224CD">
      <w:pPr>
        <w:pStyle w:val="a1"/>
      </w:pPr>
      <w:r>
        <w:rPr>
          <w:rFonts w:hint="eastAsia"/>
        </w:rPr>
        <w:t>FPGA</w:t>
      </w:r>
      <w:r>
        <w:rPr>
          <w:rFonts w:hint="eastAsia"/>
        </w:rPr>
        <w:t>性能</w:t>
      </w:r>
      <w:r>
        <w:t>评估的表格需要详细对比</w:t>
      </w:r>
      <w:r w:rsidR="001224CD">
        <w:t>。</w:t>
      </w:r>
    </w:p>
    <w:p w14:paraId="0A3870B7" w14:textId="77777777" w:rsidR="001224CD" w:rsidRDefault="001224CD" w:rsidP="001224CD">
      <w:pPr>
        <w:pStyle w:val="1"/>
      </w:pPr>
      <w:bookmarkStart w:id="229" w:name="_Toc495937281"/>
      <w:bookmarkEnd w:id="213"/>
      <w:bookmarkEnd w:id="214"/>
      <w:bookmarkEnd w:id="218"/>
      <w:bookmarkEnd w:id="219"/>
      <w:r>
        <w:rPr>
          <w:rFonts w:hint="eastAsia"/>
        </w:rPr>
        <w:t>附录</w:t>
      </w:r>
      <w:bookmarkEnd w:id="229"/>
    </w:p>
    <w:p w14:paraId="3248CE02" w14:textId="138C2B9D" w:rsidR="00941A37" w:rsidRPr="00FF1274" w:rsidRDefault="001224CD" w:rsidP="00FF1274">
      <w:pPr>
        <w:pStyle w:val="a1"/>
      </w:pPr>
      <w:r>
        <w:rPr>
          <w:rFonts w:hint="eastAsia"/>
        </w:rPr>
        <w:t>参考</w:t>
      </w:r>
      <w:r>
        <w:t>文献等</w:t>
      </w:r>
    </w:p>
    <w:sectPr w:rsidR="00941A37" w:rsidRPr="00FF1274" w:rsidSect="00133D19">
      <w:pgSz w:w="11906" w:h="16838" w:code="9"/>
      <w:pgMar w:top="1418" w:right="1701" w:bottom="1418" w:left="1701" w:header="851" w:footer="992" w:gutter="0"/>
      <w:cols w:space="425"/>
      <w:docGrid w:type="linesAndChars" w:linePitch="350" w:charSpace="343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62AEAAD" w14:textId="77777777" w:rsidR="00D3722B" w:rsidRDefault="00D3722B">
      <w:r>
        <w:separator/>
      </w:r>
    </w:p>
  </w:endnote>
  <w:endnote w:type="continuationSeparator" w:id="0">
    <w:p w14:paraId="1895E83D" w14:textId="77777777" w:rsidR="00D3722B" w:rsidRDefault="00D3722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Verdana">
    <w:altName w:val="Tahoma"/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92DA657" w14:textId="77777777" w:rsidR="002425C2" w:rsidRDefault="002425C2" w:rsidP="009969A7">
    <w:pPr>
      <w:pStyle w:val="a6"/>
      <w:ind w:right="360"/>
      <w:jc w:val="center"/>
    </w:pPr>
    <w:r>
      <w:rPr>
        <w:rFonts w:hint="eastAsia"/>
        <w:kern w:val="0"/>
        <w:szCs w:val="21"/>
      </w:rPr>
      <w:t xml:space="preserve">                                                                        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7913AC1" w14:textId="722DD2B6" w:rsidR="002425C2" w:rsidRPr="00D5498A" w:rsidRDefault="002425C2" w:rsidP="00D653B8">
    <w:pPr>
      <w:pStyle w:val="a6"/>
      <w:ind w:firstLineChars="1000" w:firstLine="1800"/>
    </w:pPr>
    <w:r>
      <w:rPr>
        <w:rFonts w:hint="eastAsia"/>
      </w:rPr>
      <w:t>本文档属于</w:t>
    </w:r>
    <w:r>
      <w:rPr>
        <w:rFonts w:hint="eastAsia"/>
      </w:rPr>
      <w:t>W</w:t>
    </w:r>
    <w:r>
      <w:t>estwell-lab</w:t>
    </w:r>
    <w:r>
      <w:rPr>
        <w:rFonts w:hint="eastAsia"/>
      </w:rPr>
      <w:t>有限公司，未经许可，不得向外部传播</w:t>
    </w:r>
    <w:r>
      <w:rPr>
        <w:rFonts w:hint="eastAsia"/>
      </w:rPr>
      <w:t xml:space="preserve">              </w:t>
    </w:r>
    <w:r>
      <w:rPr>
        <w:rStyle w:val="a7"/>
      </w:rPr>
      <w:fldChar w:fldCharType="begin"/>
    </w:r>
    <w:r>
      <w:rPr>
        <w:rStyle w:val="a7"/>
      </w:rPr>
      <w:instrText xml:space="preserve"> PAGE </w:instrText>
    </w:r>
    <w:r>
      <w:rPr>
        <w:rStyle w:val="a7"/>
      </w:rPr>
      <w:fldChar w:fldCharType="separate"/>
    </w:r>
    <w:r w:rsidR="005D6CD8">
      <w:rPr>
        <w:rStyle w:val="a7"/>
        <w:noProof/>
      </w:rPr>
      <w:t>2</w:t>
    </w:r>
    <w:r>
      <w:rPr>
        <w:rStyle w:val="a7"/>
      </w:rPr>
      <w:fldChar w:fldCharType="end"/>
    </w:r>
  </w:p>
  <w:p w14:paraId="7987D04E" w14:textId="77777777" w:rsidR="002425C2" w:rsidRDefault="002425C2" w:rsidP="009969A7">
    <w:pPr>
      <w:pStyle w:val="a6"/>
      <w:ind w:right="360"/>
      <w:jc w:val="center"/>
    </w:pPr>
    <w:r>
      <w:rPr>
        <w:rFonts w:hint="eastAsia"/>
        <w:kern w:val="0"/>
        <w:szCs w:val="21"/>
      </w:rPr>
      <w:t xml:space="preserve">                                                                         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488F96A" w14:textId="33F4F068" w:rsidR="002425C2" w:rsidRDefault="002425C2" w:rsidP="00D653B8">
    <w:pPr>
      <w:pStyle w:val="a6"/>
      <w:ind w:firstLineChars="850" w:firstLine="1530"/>
    </w:pPr>
    <w:r>
      <w:rPr>
        <w:rFonts w:hint="eastAsia"/>
      </w:rPr>
      <w:t>本文档属于</w:t>
    </w:r>
    <w:r>
      <w:rPr>
        <w:rFonts w:hint="eastAsia"/>
      </w:rPr>
      <w:t>Westwell</w:t>
    </w:r>
    <w:r>
      <w:t>-lab</w:t>
    </w:r>
    <w:r>
      <w:rPr>
        <w:rFonts w:hint="eastAsia"/>
      </w:rPr>
      <w:t>有限公司，未经许可，不得向外部传播</w:t>
    </w:r>
    <w:r>
      <w:tab/>
    </w:r>
    <w:r>
      <w:rPr>
        <w:rStyle w:val="a7"/>
      </w:rPr>
      <w:fldChar w:fldCharType="begin"/>
    </w:r>
    <w:r>
      <w:rPr>
        <w:rStyle w:val="a7"/>
      </w:rPr>
      <w:instrText xml:space="preserve"> PAGE </w:instrText>
    </w:r>
    <w:r>
      <w:rPr>
        <w:rStyle w:val="a7"/>
      </w:rPr>
      <w:fldChar w:fldCharType="separate"/>
    </w:r>
    <w:r w:rsidR="005D6CD8">
      <w:rPr>
        <w:rStyle w:val="a7"/>
        <w:noProof/>
      </w:rPr>
      <w:t>11</w:t>
    </w:r>
    <w:r>
      <w:rPr>
        <w:rStyle w:val="a7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1755DBE" w14:textId="77777777" w:rsidR="00D3722B" w:rsidRDefault="00D3722B">
      <w:r>
        <w:separator/>
      </w:r>
    </w:p>
  </w:footnote>
  <w:footnote w:type="continuationSeparator" w:id="0">
    <w:p w14:paraId="78F2418A" w14:textId="77777777" w:rsidR="00D3722B" w:rsidRDefault="00D3722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1D69855" w14:textId="77777777" w:rsidR="002425C2" w:rsidRDefault="002425C2" w:rsidP="001C66A0">
    <w:pPr>
      <w:pStyle w:val="a5"/>
      <w:jc w:val="both"/>
    </w:pPr>
    <w:r w:rsidRPr="003F17AF">
      <w:rPr>
        <w:noProof/>
      </w:rPr>
      <w:drawing>
        <wp:inline distT="0" distB="0" distL="0" distR="0" wp14:anchorId="5859548F" wp14:editId="760DE470">
          <wp:extent cx="2320290" cy="569595"/>
          <wp:effectExtent l="0" t="0" r="3810" b="1905"/>
          <wp:docPr id="9" name="图片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320290" cy="5695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EEFE4D3" w14:textId="77777777" w:rsidR="002425C2" w:rsidRPr="00594C81" w:rsidRDefault="002425C2" w:rsidP="009969A7">
    <w:pPr>
      <w:pStyle w:val="a5"/>
      <w:jc w:val="both"/>
      <w:rPr>
        <w:rFonts w:ascii="宋体" w:hAnsi="宋体"/>
      </w:rPr>
    </w:pPr>
    <w:r>
      <w:rPr>
        <w:rFonts w:ascii="宋体" w:hAnsi="宋体" w:hint="eastAsia"/>
      </w:rPr>
      <w:t xml:space="preserve">                        </w:t>
    </w:r>
    <w:r w:rsidRPr="00D76ABB">
      <w:rPr>
        <w:rFonts w:ascii="宋体" w:hAnsi="宋体" w:hint="eastAsia"/>
      </w:rPr>
      <w:t>FasterRCNN FPGA架构设计报告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EEA0E9A" w14:textId="77777777" w:rsidR="002425C2" w:rsidRPr="00594C81" w:rsidRDefault="002425C2" w:rsidP="00BB2178">
    <w:pPr>
      <w:pStyle w:val="a5"/>
      <w:jc w:val="both"/>
      <w:rPr>
        <w:rFonts w:ascii="宋体" w:hAnsi="宋体"/>
      </w:rPr>
    </w:pPr>
    <w:r>
      <w:rPr>
        <w:rFonts w:ascii="宋体" w:hAnsi="宋体" w:hint="eastAsia"/>
      </w:rPr>
      <w:t xml:space="preserve">                 </w:t>
    </w:r>
    <w:r>
      <w:rPr>
        <w:rFonts w:ascii="宋体" w:hAnsi="宋体"/>
      </w:rPr>
      <w:t xml:space="preserve">                     </w:t>
    </w:r>
    <w:r w:rsidRPr="00D76ABB">
      <w:rPr>
        <w:rFonts w:ascii="宋体" w:hAnsi="宋体" w:hint="eastAsia"/>
      </w:rPr>
      <w:t>FasterRCNN FPGA架构</w:t>
    </w:r>
    <w:r>
      <w:rPr>
        <w:rFonts w:ascii="宋体" w:hAnsi="宋体" w:hint="eastAsia"/>
      </w:rPr>
      <w:t>总体</w:t>
    </w:r>
    <w:r w:rsidRPr="00D76ABB">
      <w:rPr>
        <w:rFonts w:ascii="宋体" w:hAnsi="宋体" w:hint="eastAsia"/>
      </w:rPr>
      <w:t>设计报告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3" type="#_x0000_t75" style="width:11.5pt;height:11.5pt" o:bullet="t">
        <v:imagedata r:id="rId1" o:title="mso12C"/>
      </v:shape>
    </w:pict>
  </w:numPicBullet>
  <w:abstractNum w:abstractNumId="0">
    <w:nsid w:val="FFFFFF88"/>
    <w:multiLevelType w:val="singleLevel"/>
    <w:tmpl w:val="5E8EE40C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>
    <w:nsid w:val="051079A9"/>
    <w:multiLevelType w:val="hybridMultilevel"/>
    <w:tmpl w:val="F4B4354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09165142"/>
    <w:multiLevelType w:val="hybridMultilevel"/>
    <w:tmpl w:val="9716A5CA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3">
    <w:nsid w:val="0A8844EB"/>
    <w:multiLevelType w:val="hybridMultilevel"/>
    <w:tmpl w:val="D1B2371A"/>
    <w:lvl w:ilvl="0" w:tplc="FDE26CE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0D5A62E7"/>
    <w:multiLevelType w:val="hybridMultilevel"/>
    <w:tmpl w:val="EF8C6636"/>
    <w:lvl w:ilvl="0" w:tplc="0409000B">
      <w:start w:val="1"/>
      <w:numFmt w:val="bullet"/>
      <w:lvlText w:val=""/>
      <w:lvlJc w:val="left"/>
      <w:pPr>
        <w:ind w:left="125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7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9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1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3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5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7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9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17" w:hanging="420"/>
      </w:pPr>
      <w:rPr>
        <w:rFonts w:ascii="Wingdings" w:hAnsi="Wingdings" w:hint="default"/>
      </w:rPr>
    </w:lvl>
  </w:abstractNum>
  <w:abstractNum w:abstractNumId="5">
    <w:nsid w:val="0E2F5160"/>
    <w:multiLevelType w:val="hybridMultilevel"/>
    <w:tmpl w:val="170EEBE4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6">
    <w:nsid w:val="0E323862"/>
    <w:multiLevelType w:val="hybridMultilevel"/>
    <w:tmpl w:val="F4B4354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>
    <w:nsid w:val="11F053DB"/>
    <w:multiLevelType w:val="hybridMultilevel"/>
    <w:tmpl w:val="6AF22522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13A01110"/>
    <w:multiLevelType w:val="hybridMultilevel"/>
    <w:tmpl w:val="763664E0"/>
    <w:lvl w:ilvl="0" w:tplc="04090001">
      <w:start w:val="1"/>
      <w:numFmt w:val="bullet"/>
      <w:lvlText w:val=""/>
      <w:lvlJc w:val="left"/>
      <w:pPr>
        <w:ind w:left="996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1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3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5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7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9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1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3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56" w:hanging="420"/>
      </w:pPr>
      <w:rPr>
        <w:rFonts w:ascii="Wingdings" w:hAnsi="Wingdings" w:hint="default"/>
      </w:rPr>
    </w:lvl>
  </w:abstractNum>
  <w:abstractNum w:abstractNumId="9">
    <w:nsid w:val="14DA1798"/>
    <w:multiLevelType w:val="hybridMultilevel"/>
    <w:tmpl w:val="AC6AE276"/>
    <w:lvl w:ilvl="0" w:tplc="04090019">
      <w:start w:val="1"/>
      <w:numFmt w:val="decimal"/>
      <w:lvlText w:val="%1."/>
      <w:lvlJc w:val="left"/>
      <w:pPr>
        <w:ind w:left="840" w:hanging="420"/>
      </w:pPr>
      <w:rPr>
        <w:rFonts w:cs="Times New Roman" w:hint="default"/>
        <w:b w:val="0"/>
      </w:rPr>
    </w:lvl>
    <w:lvl w:ilvl="1" w:tplc="04090019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10">
    <w:nsid w:val="19602E36"/>
    <w:multiLevelType w:val="hybridMultilevel"/>
    <w:tmpl w:val="7D9A1092"/>
    <w:lvl w:ilvl="0" w:tplc="0409000B">
      <w:start w:val="1"/>
      <w:numFmt w:val="bullet"/>
      <w:lvlText w:val=""/>
      <w:lvlJc w:val="left"/>
      <w:pPr>
        <w:ind w:left="1273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93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113" w:hanging="420"/>
      </w:pPr>
      <w:rPr>
        <w:rFonts w:ascii="Wingdings" w:hAnsi="Wingdings" w:hint="default"/>
      </w:rPr>
    </w:lvl>
    <w:lvl w:ilvl="3" w:tplc="0409000D">
      <w:start w:val="1"/>
      <w:numFmt w:val="bullet"/>
      <w:lvlText w:val=""/>
      <w:lvlJc w:val="left"/>
      <w:pPr>
        <w:ind w:left="2533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53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73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93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13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33" w:hanging="420"/>
      </w:pPr>
      <w:rPr>
        <w:rFonts w:ascii="Wingdings" w:hAnsi="Wingdings" w:hint="default"/>
      </w:rPr>
    </w:lvl>
  </w:abstractNum>
  <w:abstractNum w:abstractNumId="11">
    <w:nsid w:val="1E585026"/>
    <w:multiLevelType w:val="hybridMultilevel"/>
    <w:tmpl w:val="32380CF6"/>
    <w:lvl w:ilvl="0" w:tplc="04090019">
      <w:start w:val="1"/>
      <w:numFmt w:val="decimal"/>
      <w:lvlText w:val="%1."/>
      <w:lvlJc w:val="left"/>
      <w:pPr>
        <w:ind w:left="840" w:hanging="420"/>
      </w:pPr>
      <w:rPr>
        <w:rFonts w:cs="Times New Roman" w:hint="default"/>
        <w:b w:val="0"/>
      </w:rPr>
    </w:lvl>
    <w:lvl w:ilvl="1" w:tplc="04090019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12">
    <w:nsid w:val="24102C4A"/>
    <w:multiLevelType w:val="hybridMultilevel"/>
    <w:tmpl w:val="11B0E760"/>
    <w:lvl w:ilvl="0" w:tplc="DAF216EA">
      <w:start w:val="1"/>
      <w:numFmt w:val="japaneseCounting"/>
      <w:lvlText w:val="%1、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 w:tplc="04090003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9">
      <w:start w:val="1"/>
      <w:numFmt w:val="bullet"/>
      <w:lvlText w:val="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9">
      <w:start w:val="1"/>
      <w:numFmt w:val="bullet"/>
      <w:lvlText w:val="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4" w:tplc="04090019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E7E285A0">
      <w:start w:val="1"/>
      <w:numFmt w:val="decimal"/>
      <w:lvlText w:val="（%6）"/>
      <w:lvlJc w:val="left"/>
      <w:pPr>
        <w:tabs>
          <w:tab w:val="num" w:pos="2820"/>
        </w:tabs>
        <w:ind w:left="2820" w:hanging="720"/>
      </w:pPr>
      <w:rPr>
        <w:rFonts w:hint="default"/>
      </w:rPr>
    </w:lvl>
    <w:lvl w:ilvl="6" w:tplc="0728CDA4">
      <w:start w:val="4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3">
    <w:nsid w:val="26A83BC2"/>
    <w:multiLevelType w:val="hybridMultilevel"/>
    <w:tmpl w:val="C28036B8"/>
    <w:lvl w:ilvl="0" w:tplc="DEC25C58">
      <w:start w:val="1"/>
      <w:numFmt w:val="decimal"/>
      <w:lvlText w:val="%1）"/>
      <w:lvlJc w:val="left"/>
      <w:pPr>
        <w:tabs>
          <w:tab w:val="num" w:pos="1140"/>
        </w:tabs>
        <w:ind w:left="1140" w:hanging="720"/>
      </w:pPr>
      <w:rPr>
        <w:rFonts w:hint="default"/>
      </w:rPr>
    </w:lvl>
    <w:lvl w:ilvl="1" w:tplc="2A4613D0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911EBA3A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C5B2C83E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A2787028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9740A2E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E218338C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F0208484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1DCA482A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14">
    <w:nsid w:val="26E60D23"/>
    <w:multiLevelType w:val="hybridMultilevel"/>
    <w:tmpl w:val="5BCC143C"/>
    <w:lvl w:ilvl="0" w:tplc="E06E82E4">
      <w:start w:val="1"/>
      <w:numFmt w:val="decimal"/>
      <w:lvlText w:val="%1."/>
      <w:lvlJc w:val="left"/>
      <w:pPr>
        <w:ind w:left="840" w:hanging="420"/>
      </w:pPr>
      <w:rPr>
        <w:rFonts w:cs="Times New Roman" w:hint="default"/>
        <w:b w:val="0"/>
      </w:rPr>
    </w:lvl>
    <w:lvl w:ilvl="1" w:tplc="04090019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15">
    <w:nsid w:val="297F3925"/>
    <w:multiLevelType w:val="hybridMultilevel"/>
    <w:tmpl w:val="DCD80F66"/>
    <w:lvl w:ilvl="0" w:tplc="04090007">
      <w:start w:val="1"/>
      <w:numFmt w:val="bullet"/>
      <w:lvlText w:val=""/>
      <w:lvlPicBulletId w:val="0"/>
      <w:lvlJc w:val="left"/>
      <w:pPr>
        <w:ind w:left="1259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7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9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1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3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5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7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9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19" w:hanging="420"/>
      </w:pPr>
      <w:rPr>
        <w:rFonts w:ascii="Wingdings" w:hAnsi="Wingdings" w:hint="default"/>
      </w:rPr>
    </w:lvl>
  </w:abstractNum>
  <w:abstractNum w:abstractNumId="16">
    <w:nsid w:val="2A134AA0"/>
    <w:multiLevelType w:val="hybridMultilevel"/>
    <w:tmpl w:val="5EE87DD6"/>
    <w:lvl w:ilvl="0" w:tplc="04090019">
      <w:start w:val="1"/>
      <w:numFmt w:val="decimal"/>
      <w:lvlText w:val="%1."/>
      <w:lvlJc w:val="left"/>
      <w:pPr>
        <w:ind w:left="360" w:hanging="360"/>
      </w:p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2B517D29"/>
    <w:multiLevelType w:val="hybridMultilevel"/>
    <w:tmpl w:val="2A5EE030"/>
    <w:lvl w:ilvl="0" w:tplc="B2EE02F6">
      <w:start w:val="1"/>
      <w:numFmt w:val="bullet"/>
      <w:lvlText w:val="■"/>
      <w:lvlJc w:val="left"/>
      <w:pPr>
        <w:tabs>
          <w:tab w:val="num" w:pos="845"/>
        </w:tabs>
        <w:ind w:left="845" w:hanging="420"/>
      </w:pPr>
      <w:rPr>
        <w:rFonts w:ascii="宋体" w:eastAsia="宋体" w:hAnsi="宋体" w:hint="eastAsia"/>
      </w:rPr>
    </w:lvl>
    <w:lvl w:ilvl="1" w:tplc="04090019">
      <w:start w:val="1"/>
      <w:numFmt w:val="bullet"/>
      <w:lvlText w:val=""/>
      <w:lvlJc w:val="left"/>
      <w:pPr>
        <w:tabs>
          <w:tab w:val="num" w:pos="415"/>
        </w:tabs>
        <w:ind w:left="415" w:hanging="420"/>
      </w:pPr>
      <w:rPr>
        <w:rFonts w:ascii="Wingdings" w:hAnsi="Wingdings" w:hint="default"/>
      </w:rPr>
    </w:lvl>
    <w:lvl w:ilvl="2" w:tplc="0409001B">
      <w:start w:val="1"/>
      <w:numFmt w:val="bullet"/>
      <w:lvlText w:val=""/>
      <w:lvlJc w:val="left"/>
      <w:pPr>
        <w:tabs>
          <w:tab w:val="num" w:pos="835"/>
        </w:tabs>
        <w:ind w:left="835" w:hanging="420"/>
      </w:pPr>
      <w:rPr>
        <w:rFonts w:ascii="Wingdings" w:hAnsi="Wingdings" w:hint="default"/>
      </w:rPr>
    </w:lvl>
    <w:lvl w:ilvl="3" w:tplc="0409000F">
      <w:start w:val="1"/>
      <w:numFmt w:val="bullet"/>
      <w:lvlText w:val=""/>
      <w:lvlJc w:val="left"/>
      <w:pPr>
        <w:tabs>
          <w:tab w:val="num" w:pos="1255"/>
        </w:tabs>
        <w:ind w:left="1255" w:hanging="420"/>
      </w:pPr>
      <w:rPr>
        <w:rFonts w:ascii="Wingdings" w:hAnsi="Wingdings" w:hint="default"/>
      </w:rPr>
    </w:lvl>
    <w:lvl w:ilvl="4" w:tplc="04090019" w:tentative="1">
      <w:start w:val="1"/>
      <w:numFmt w:val="bullet"/>
      <w:lvlText w:val=""/>
      <w:lvlJc w:val="left"/>
      <w:pPr>
        <w:tabs>
          <w:tab w:val="num" w:pos="1675"/>
        </w:tabs>
        <w:ind w:left="1675" w:hanging="420"/>
      </w:pPr>
      <w:rPr>
        <w:rFonts w:ascii="Wingdings" w:hAnsi="Wingdings" w:hint="default"/>
      </w:rPr>
    </w:lvl>
    <w:lvl w:ilvl="5" w:tplc="0409001B" w:tentative="1">
      <w:start w:val="1"/>
      <w:numFmt w:val="bullet"/>
      <w:lvlText w:val=""/>
      <w:lvlJc w:val="left"/>
      <w:pPr>
        <w:tabs>
          <w:tab w:val="num" w:pos="2095"/>
        </w:tabs>
        <w:ind w:left="2095" w:hanging="42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"/>
      <w:lvlJc w:val="left"/>
      <w:pPr>
        <w:tabs>
          <w:tab w:val="num" w:pos="2515"/>
        </w:tabs>
        <w:ind w:left="2515" w:hanging="420"/>
      </w:pPr>
      <w:rPr>
        <w:rFonts w:ascii="Wingdings" w:hAnsi="Wingdings" w:hint="default"/>
      </w:rPr>
    </w:lvl>
    <w:lvl w:ilvl="7" w:tplc="04090019" w:tentative="1">
      <w:start w:val="1"/>
      <w:numFmt w:val="bullet"/>
      <w:lvlText w:val=""/>
      <w:lvlJc w:val="left"/>
      <w:pPr>
        <w:tabs>
          <w:tab w:val="num" w:pos="2935"/>
        </w:tabs>
        <w:ind w:left="2935" w:hanging="420"/>
      </w:pPr>
      <w:rPr>
        <w:rFonts w:ascii="Wingdings" w:hAnsi="Wingdings" w:hint="default"/>
      </w:rPr>
    </w:lvl>
    <w:lvl w:ilvl="8" w:tplc="0409001B" w:tentative="1">
      <w:start w:val="1"/>
      <w:numFmt w:val="bullet"/>
      <w:lvlText w:val=""/>
      <w:lvlJc w:val="left"/>
      <w:pPr>
        <w:tabs>
          <w:tab w:val="num" w:pos="3355"/>
        </w:tabs>
        <w:ind w:left="3355" w:hanging="420"/>
      </w:pPr>
      <w:rPr>
        <w:rFonts w:ascii="Wingdings" w:hAnsi="Wingdings" w:hint="default"/>
      </w:rPr>
    </w:lvl>
  </w:abstractNum>
  <w:abstractNum w:abstractNumId="18">
    <w:nsid w:val="2B965265"/>
    <w:multiLevelType w:val="hybridMultilevel"/>
    <w:tmpl w:val="7542C1BA"/>
    <w:lvl w:ilvl="0" w:tplc="048E2FE0">
      <w:start w:val="1"/>
      <w:numFmt w:val="upperLetter"/>
      <w:lvlText w:val="%1．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1" w:tplc="04090003">
      <w:start w:val="1"/>
      <w:numFmt w:val="decimal"/>
      <w:lvlText w:val="%2，"/>
      <w:lvlJc w:val="left"/>
      <w:pPr>
        <w:tabs>
          <w:tab w:val="num" w:pos="1215"/>
        </w:tabs>
        <w:ind w:left="1215" w:hanging="375"/>
      </w:pPr>
      <w:rPr>
        <w:rFonts w:hint="default"/>
      </w:rPr>
    </w:lvl>
    <w:lvl w:ilvl="2" w:tplc="04090005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1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03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05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1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03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05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19">
    <w:nsid w:val="2CC67189"/>
    <w:multiLevelType w:val="hybridMultilevel"/>
    <w:tmpl w:val="CE1208C8"/>
    <w:lvl w:ilvl="0" w:tplc="4D1ED9F6">
      <w:start w:val="1"/>
      <w:numFmt w:val="decimal"/>
      <w:lvlText w:val="%1."/>
      <w:lvlJc w:val="left"/>
      <w:pPr>
        <w:ind w:left="840" w:hanging="420"/>
      </w:pPr>
      <w:rPr>
        <w:rFonts w:cs="Times New Roman" w:hint="eastAsia"/>
        <w:b w:val="0"/>
      </w:rPr>
    </w:lvl>
    <w:lvl w:ilvl="1" w:tplc="B63C9E2C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20">
    <w:nsid w:val="324A00D2"/>
    <w:multiLevelType w:val="hybridMultilevel"/>
    <w:tmpl w:val="3EDA96E0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1">
    <w:nsid w:val="33172D42"/>
    <w:multiLevelType w:val="hybridMultilevel"/>
    <w:tmpl w:val="4F049BA4"/>
    <w:lvl w:ilvl="0" w:tplc="3FA294C4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04090019">
      <w:start w:val="1"/>
      <w:numFmt w:val="decimal"/>
      <w:lvlText w:val="%2."/>
      <w:lvlJc w:val="left"/>
      <w:pPr>
        <w:ind w:left="420" w:hanging="420"/>
      </w:pPr>
      <w:rPr>
        <w:rFonts w:cs="Times New Roman" w:hint="eastAsia"/>
        <w:b w:val="0"/>
      </w:rPr>
    </w:lvl>
    <w:lvl w:ilvl="2" w:tplc="0409001B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22">
    <w:nsid w:val="3CF535D7"/>
    <w:multiLevelType w:val="hybridMultilevel"/>
    <w:tmpl w:val="85CA0C90"/>
    <w:lvl w:ilvl="0" w:tplc="04090001">
      <w:start w:val="1"/>
      <w:numFmt w:val="decimal"/>
      <w:lvlText w:val="%1）"/>
      <w:lvlJc w:val="left"/>
      <w:pPr>
        <w:tabs>
          <w:tab w:val="num" w:pos="840"/>
        </w:tabs>
        <w:ind w:left="840" w:hanging="420"/>
      </w:pPr>
      <w:rPr>
        <w:rFonts w:hint="default"/>
      </w:rPr>
    </w:lvl>
    <w:lvl w:ilvl="1" w:tplc="3FA294C4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23">
    <w:nsid w:val="41D372E1"/>
    <w:multiLevelType w:val="hybridMultilevel"/>
    <w:tmpl w:val="D102C042"/>
    <w:lvl w:ilvl="0" w:tplc="FE301B66">
      <w:start w:val="1"/>
      <w:numFmt w:val="bullet"/>
      <w:lvlText w:val=""/>
      <w:lvlJc w:val="left"/>
      <w:pPr>
        <w:tabs>
          <w:tab w:val="num" w:pos="845"/>
        </w:tabs>
        <w:ind w:left="845" w:hanging="420"/>
      </w:pPr>
      <w:rPr>
        <w:rFonts w:ascii="Wingdings" w:hAnsi="Wingdings" w:hint="default"/>
      </w:rPr>
    </w:lvl>
    <w:lvl w:ilvl="1" w:tplc="04090019">
      <w:start w:val="1"/>
      <w:numFmt w:val="decimal"/>
      <w:lvlText w:val="%2、"/>
      <w:lvlJc w:val="left"/>
      <w:pPr>
        <w:tabs>
          <w:tab w:val="num" w:pos="1205"/>
        </w:tabs>
        <w:ind w:left="1205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685"/>
        </w:tabs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5"/>
        </w:tabs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5"/>
        </w:tabs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5"/>
        </w:tabs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5"/>
        </w:tabs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5"/>
        </w:tabs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5"/>
        </w:tabs>
        <w:ind w:left="4205" w:hanging="420"/>
      </w:pPr>
    </w:lvl>
  </w:abstractNum>
  <w:abstractNum w:abstractNumId="24">
    <w:nsid w:val="430C5787"/>
    <w:multiLevelType w:val="hybridMultilevel"/>
    <w:tmpl w:val="542EF6E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5">
    <w:nsid w:val="4ABD7B9A"/>
    <w:multiLevelType w:val="hybridMultilevel"/>
    <w:tmpl w:val="0DAAB4F8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4E303F4A"/>
    <w:multiLevelType w:val="hybridMultilevel"/>
    <w:tmpl w:val="9A764F24"/>
    <w:lvl w:ilvl="0" w:tplc="0409000B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34006268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 w:tplc="0409001B" w:tentative="1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 w:tplc="04090019" w:tentative="1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 w:tplc="0409001B" w:tentative="1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 w:tplc="04090019" w:tentative="1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 w:tplc="0409001B" w:tentative="1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27">
    <w:nsid w:val="519579CA"/>
    <w:multiLevelType w:val="hybridMultilevel"/>
    <w:tmpl w:val="DE54C9AA"/>
    <w:lvl w:ilvl="0" w:tplc="04090009">
      <w:start w:val="1"/>
      <w:numFmt w:val="decimal"/>
      <w:lvlText w:val="%1，"/>
      <w:lvlJc w:val="left"/>
      <w:pPr>
        <w:tabs>
          <w:tab w:val="num" w:pos="360"/>
        </w:tabs>
        <w:ind w:left="360" w:hanging="360"/>
      </w:pPr>
      <w:rPr>
        <w:rFonts w:hint="default"/>
        <w:color w:val="000000"/>
      </w:rPr>
    </w:lvl>
    <w:lvl w:ilvl="1" w:tplc="04090003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05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1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03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05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1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03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05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8">
    <w:nsid w:val="56E3133D"/>
    <w:multiLevelType w:val="multilevel"/>
    <w:tmpl w:val="5C2EDEA0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chineseCountingThousand"/>
      <w:lvlText w:val="(%2)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9">
    <w:nsid w:val="57616F8A"/>
    <w:multiLevelType w:val="hybridMultilevel"/>
    <w:tmpl w:val="80ACE576"/>
    <w:lvl w:ilvl="0" w:tplc="DEC25C58">
      <w:start w:val="1"/>
      <w:numFmt w:val="decimal"/>
      <w:lvlText w:val="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>
    <w:nsid w:val="57D433E1"/>
    <w:multiLevelType w:val="hybridMultilevel"/>
    <w:tmpl w:val="C0A2B73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>
    <w:nsid w:val="597F1523"/>
    <w:multiLevelType w:val="hybridMultilevel"/>
    <w:tmpl w:val="6766464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2">
    <w:nsid w:val="5C707E71"/>
    <w:multiLevelType w:val="hybridMultilevel"/>
    <w:tmpl w:val="3C68C3E0"/>
    <w:lvl w:ilvl="0" w:tplc="4DA895DE">
      <w:start w:val="1"/>
      <w:numFmt w:val="decimal"/>
      <w:lvlText w:val="%1."/>
      <w:lvlJc w:val="left"/>
      <w:pPr>
        <w:tabs>
          <w:tab w:val="num" w:pos="996"/>
        </w:tabs>
        <w:ind w:left="996" w:hanging="420"/>
      </w:pPr>
    </w:lvl>
    <w:lvl w:ilvl="1" w:tplc="04090019">
      <w:start w:val="1"/>
      <w:numFmt w:val="decimal"/>
      <w:lvlText w:val="%2．"/>
      <w:lvlJc w:val="left"/>
      <w:pPr>
        <w:tabs>
          <w:tab w:val="num" w:pos="1731"/>
        </w:tabs>
        <w:ind w:left="1731" w:hanging="735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tabs>
          <w:tab w:val="num" w:pos="1836"/>
        </w:tabs>
        <w:ind w:left="1836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256"/>
        </w:tabs>
        <w:ind w:left="2256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676"/>
        </w:tabs>
        <w:ind w:left="2676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096"/>
        </w:tabs>
        <w:ind w:left="3096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516"/>
        </w:tabs>
        <w:ind w:left="3516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936"/>
        </w:tabs>
        <w:ind w:left="3936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56"/>
        </w:tabs>
        <w:ind w:left="4356" w:hanging="420"/>
      </w:pPr>
    </w:lvl>
  </w:abstractNum>
  <w:abstractNum w:abstractNumId="33">
    <w:nsid w:val="61153192"/>
    <w:multiLevelType w:val="hybridMultilevel"/>
    <w:tmpl w:val="F4B4354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4">
    <w:nsid w:val="64543190"/>
    <w:multiLevelType w:val="hybridMultilevel"/>
    <w:tmpl w:val="29168CE8"/>
    <w:lvl w:ilvl="0" w:tplc="4BC2B17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5">
    <w:nsid w:val="64AF55C9"/>
    <w:multiLevelType w:val="hybridMultilevel"/>
    <w:tmpl w:val="A5CAC25A"/>
    <w:lvl w:ilvl="0" w:tplc="0409000F">
      <w:start w:val="1"/>
      <w:numFmt w:val="bullet"/>
      <w:lvlText w:val="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DB20F3FA" w:tentative="1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 w:tplc="0409001B" w:tentative="1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 w:tplc="04090019" w:tentative="1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 w:tplc="0409001B" w:tentative="1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 w:tplc="04090019" w:tentative="1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 w:tplc="0409001B" w:tentative="1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36">
    <w:nsid w:val="708E55A9"/>
    <w:multiLevelType w:val="hybridMultilevel"/>
    <w:tmpl w:val="542EF6E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7">
    <w:nsid w:val="717E2F32"/>
    <w:multiLevelType w:val="hybridMultilevel"/>
    <w:tmpl w:val="54223674"/>
    <w:lvl w:ilvl="0" w:tplc="0409000B">
      <w:start w:val="1"/>
      <w:numFmt w:val="decimal"/>
      <w:lvlText w:val="%1."/>
      <w:lvlJc w:val="left"/>
      <w:pPr>
        <w:ind w:left="420" w:hanging="420"/>
      </w:pPr>
    </w:lvl>
    <w:lvl w:ilvl="1" w:tplc="04090003">
      <w:start w:val="1"/>
      <w:numFmt w:val="lowerLetter"/>
      <w:lvlText w:val="%2)"/>
      <w:lvlJc w:val="left"/>
      <w:pPr>
        <w:ind w:left="840" w:hanging="42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>
    <w:nsid w:val="71910DD9"/>
    <w:multiLevelType w:val="hybridMultilevel"/>
    <w:tmpl w:val="C9D6CE08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39">
    <w:nsid w:val="76451154"/>
    <w:multiLevelType w:val="multilevel"/>
    <w:tmpl w:val="29D09042"/>
    <w:lvl w:ilvl="0">
      <w:start w:val="1"/>
      <w:numFmt w:val="decimal"/>
      <w:pStyle w:val="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num w:numId="1">
    <w:abstractNumId w:val="39"/>
  </w:num>
  <w:num w:numId="2">
    <w:abstractNumId w:val="0"/>
  </w:num>
  <w:num w:numId="3">
    <w:abstractNumId w:val="12"/>
  </w:num>
  <w:num w:numId="4">
    <w:abstractNumId w:val="26"/>
  </w:num>
  <w:num w:numId="5">
    <w:abstractNumId w:val="32"/>
  </w:num>
  <w:num w:numId="6">
    <w:abstractNumId w:val="23"/>
  </w:num>
  <w:num w:numId="7">
    <w:abstractNumId w:val="13"/>
  </w:num>
  <w:num w:numId="8">
    <w:abstractNumId w:val="39"/>
  </w:num>
  <w:num w:numId="9">
    <w:abstractNumId w:val="17"/>
  </w:num>
  <w:num w:numId="10">
    <w:abstractNumId w:val="22"/>
  </w:num>
  <w:num w:numId="11">
    <w:abstractNumId w:val="18"/>
  </w:num>
  <w:num w:numId="12">
    <w:abstractNumId w:val="39"/>
  </w:num>
  <w:num w:numId="13">
    <w:abstractNumId w:val="39"/>
  </w:num>
  <w:num w:numId="14">
    <w:abstractNumId w:val="10"/>
  </w:num>
  <w:num w:numId="15">
    <w:abstractNumId w:val="35"/>
  </w:num>
  <w:num w:numId="16">
    <w:abstractNumId w:val="19"/>
  </w:num>
  <w:num w:numId="17">
    <w:abstractNumId w:val="9"/>
  </w:num>
  <w:num w:numId="18">
    <w:abstractNumId w:val="14"/>
  </w:num>
  <w:num w:numId="19">
    <w:abstractNumId w:val="11"/>
  </w:num>
  <w:num w:numId="20">
    <w:abstractNumId w:val="21"/>
  </w:num>
  <w:num w:numId="21">
    <w:abstractNumId w:val="39"/>
  </w:num>
  <w:num w:numId="22">
    <w:abstractNumId w:val="27"/>
  </w:num>
  <w:num w:numId="23">
    <w:abstractNumId w:val="3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16"/>
  </w:num>
  <w:num w:numId="25">
    <w:abstractNumId w:val="3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15"/>
  </w:num>
  <w:num w:numId="27">
    <w:abstractNumId w:val="28"/>
  </w:num>
  <w:num w:numId="28">
    <w:abstractNumId w:val="39"/>
  </w:num>
  <w:num w:numId="29">
    <w:abstractNumId w:val="39"/>
  </w:num>
  <w:num w:numId="30">
    <w:abstractNumId w:val="39"/>
  </w:num>
  <w:num w:numId="31">
    <w:abstractNumId w:val="39"/>
  </w:num>
  <w:num w:numId="32">
    <w:abstractNumId w:val="25"/>
  </w:num>
  <w:num w:numId="33">
    <w:abstractNumId w:val="39"/>
  </w:num>
  <w:num w:numId="34">
    <w:abstractNumId w:val="8"/>
  </w:num>
  <w:num w:numId="35">
    <w:abstractNumId w:val="20"/>
  </w:num>
  <w:num w:numId="36">
    <w:abstractNumId w:val="24"/>
  </w:num>
  <w:num w:numId="37">
    <w:abstractNumId w:val="36"/>
  </w:num>
  <w:num w:numId="38">
    <w:abstractNumId w:val="34"/>
  </w:num>
  <w:num w:numId="39">
    <w:abstractNumId w:val="2"/>
  </w:num>
  <w:num w:numId="40">
    <w:abstractNumId w:val="5"/>
  </w:num>
  <w:num w:numId="41">
    <w:abstractNumId w:val="4"/>
  </w:num>
  <w:num w:numId="42">
    <w:abstractNumId w:val="38"/>
  </w:num>
  <w:num w:numId="43">
    <w:abstractNumId w:val="31"/>
  </w:num>
  <w:num w:numId="44">
    <w:abstractNumId w:val="33"/>
  </w:num>
  <w:num w:numId="45">
    <w:abstractNumId w:val="1"/>
  </w:num>
  <w:num w:numId="46">
    <w:abstractNumId w:val="6"/>
  </w:num>
  <w:num w:numId="47">
    <w:abstractNumId w:val="3"/>
  </w:num>
  <w:num w:numId="48">
    <w:abstractNumId w:val="29"/>
  </w:num>
  <w:num w:numId="49">
    <w:abstractNumId w:val="7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jie song">
    <w15:presenceInfo w15:providerId="Windows Live" w15:userId="66e8b086e81a19b3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proofState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trackRevisions/>
  <w:defaultTabStop w:val="420"/>
  <w:drawingGridHorizontalSpacing w:val="227"/>
  <w:drawingGridVerticalSpacing w:val="175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2150"/>
    <w:rsid w:val="00002078"/>
    <w:rsid w:val="00002706"/>
    <w:rsid w:val="000040DD"/>
    <w:rsid w:val="00004D64"/>
    <w:rsid w:val="00005C29"/>
    <w:rsid w:val="00006927"/>
    <w:rsid w:val="0000716C"/>
    <w:rsid w:val="000078D7"/>
    <w:rsid w:val="00010299"/>
    <w:rsid w:val="00010A18"/>
    <w:rsid w:val="00012F80"/>
    <w:rsid w:val="00013DBE"/>
    <w:rsid w:val="000140B7"/>
    <w:rsid w:val="0001488B"/>
    <w:rsid w:val="00015726"/>
    <w:rsid w:val="00015CF0"/>
    <w:rsid w:val="00016202"/>
    <w:rsid w:val="000166A0"/>
    <w:rsid w:val="000169B1"/>
    <w:rsid w:val="000205F2"/>
    <w:rsid w:val="0002078B"/>
    <w:rsid w:val="00021373"/>
    <w:rsid w:val="0002165C"/>
    <w:rsid w:val="00021B4F"/>
    <w:rsid w:val="00022A64"/>
    <w:rsid w:val="00023A69"/>
    <w:rsid w:val="00024456"/>
    <w:rsid w:val="0002673C"/>
    <w:rsid w:val="00026901"/>
    <w:rsid w:val="00030C2A"/>
    <w:rsid w:val="000312C6"/>
    <w:rsid w:val="00031471"/>
    <w:rsid w:val="00031D2E"/>
    <w:rsid w:val="000323BA"/>
    <w:rsid w:val="00035AE1"/>
    <w:rsid w:val="00035E8C"/>
    <w:rsid w:val="00036A5C"/>
    <w:rsid w:val="000412F1"/>
    <w:rsid w:val="00041A56"/>
    <w:rsid w:val="0004207D"/>
    <w:rsid w:val="00042535"/>
    <w:rsid w:val="000430B8"/>
    <w:rsid w:val="00043A2A"/>
    <w:rsid w:val="00043C72"/>
    <w:rsid w:val="00046EC4"/>
    <w:rsid w:val="00047CA0"/>
    <w:rsid w:val="000505EB"/>
    <w:rsid w:val="00052AC4"/>
    <w:rsid w:val="000540D1"/>
    <w:rsid w:val="00054CE8"/>
    <w:rsid w:val="00054EA5"/>
    <w:rsid w:val="00055016"/>
    <w:rsid w:val="0006032B"/>
    <w:rsid w:val="00060421"/>
    <w:rsid w:val="000620A1"/>
    <w:rsid w:val="00062878"/>
    <w:rsid w:val="0006327C"/>
    <w:rsid w:val="0006421A"/>
    <w:rsid w:val="00064F27"/>
    <w:rsid w:val="00065A71"/>
    <w:rsid w:val="0006626E"/>
    <w:rsid w:val="00071CFB"/>
    <w:rsid w:val="00071D1F"/>
    <w:rsid w:val="00072D27"/>
    <w:rsid w:val="00072FC7"/>
    <w:rsid w:val="00074AEE"/>
    <w:rsid w:val="00075ADE"/>
    <w:rsid w:val="00075D08"/>
    <w:rsid w:val="00077BFE"/>
    <w:rsid w:val="00080A9F"/>
    <w:rsid w:val="00083406"/>
    <w:rsid w:val="00084918"/>
    <w:rsid w:val="00084D52"/>
    <w:rsid w:val="00087EC4"/>
    <w:rsid w:val="00090FA7"/>
    <w:rsid w:val="000917CA"/>
    <w:rsid w:val="0009293F"/>
    <w:rsid w:val="0009297A"/>
    <w:rsid w:val="00092C08"/>
    <w:rsid w:val="0009318F"/>
    <w:rsid w:val="000943C0"/>
    <w:rsid w:val="00097394"/>
    <w:rsid w:val="000A06C0"/>
    <w:rsid w:val="000A0E38"/>
    <w:rsid w:val="000A22A4"/>
    <w:rsid w:val="000A3DE1"/>
    <w:rsid w:val="000A4EF1"/>
    <w:rsid w:val="000A54BC"/>
    <w:rsid w:val="000A7FD9"/>
    <w:rsid w:val="000B0F26"/>
    <w:rsid w:val="000B26C2"/>
    <w:rsid w:val="000B2AAC"/>
    <w:rsid w:val="000B3755"/>
    <w:rsid w:val="000B48B1"/>
    <w:rsid w:val="000B7250"/>
    <w:rsid w:val="000B7335"/>
    <w:rsid w:val="000C1623"/>
    <w:rsid w:val="000C2B1D"/>
    <w:rsid w:val="000C320C"/>
    <w:rsid w:val="000C36C6"/>
    <w:rsid w:val="000C4788"/>
    <w:rsid w:val="000C4F06"/>
    <w:rsid w:val="000C61F3"/>
    <w:rsid w:val="000C6230"/>
    <w:rsid w:val="000C63BC"/>
    <w:rsid w:val="000C640C"/>
    <w:rsid w:val="000C677C"/>
    <w:rsid w:val="000C6A52"/>
    <w:rsid w:val="000C7762"/>
    <w:rsid w:val="000D1030"/>
    <w:rsid w:val="000D1E4B"/>
    <w:rsid w:val="000D27E6"/>
    <w:rsid w:val="000D33C8"/>
    <w:rsid w:val="000D5462"/>
    <w:rsid w:val="000D584C"/>
    <w:rsid w:val="000D598D"/>
    <w:rsid w:val="000D7164"/>
    <w:rsid w:val="000D7F9C"/>
    <w:rsid w:val="000E08B0"/>
    <w:rsid w:val="000E18DA"/>
    <w:rsid w:val="000E2FCD"/>
    <w:rsid w:val="000E3108"/>
    <w:rsid w:val="000E5C5E"/>
    <w:rsid w:val="000E6513"/>
    <w:rsid w:val="000E7E16"/>
    <w:rsid w:val="000F1061"/>
    <w:rsid w:val="000F184C"/>
    <w:rsid w:val="000F209E"/>
    <w:rsid w:val="000F23F7"/>
    <w:rsid w:val="000F2BA2"/>
    <w:rsid w:val="000F3E50"/>
    <w:rsid w:val="000F53E2"/>
    <w:rsid w:val="000F74CF"/>
    <w:rsid w:val="000F78E1"/>
    <w:rsid w:val="000F7AE2"/>
    <w:rsid w:val="00100C96"/>
    <w:rsid w:val="00101387"/>
    <w:rsid w:val="001018B2"/>
    <w:rsid w:val="00104F62"/>
    <w:rsid w:val="001070DC"/>
    <w:rsid w:val="001075D2"/>
    <w:rsid w:val="00107813"/>
    <w:rsid w:val="00112EF3"/>
    <w:rsid w:val="00113056"/>
    <w:rsid w:val="0011334C"/>
    <w:rsid w:val="001139C9"/>
    <w:rsid w:val="00114AAB"/>
    <w:rsid w:val="001152E4"/>
    <w:rsid w:val="001160EB"/>
    <w:rsid w:val="00117DA9"/>
    <w:rsid w:val="001224CD"/>
    <w:rsid w:val="00124142"/>
    <w:rsid w:val="001260F1"/>
    <w:rsid w:val="00127148"/>
    <w:rsid w:val="001307D8"/>
    <w:rsid w:val="00130F81"/>
    <w:rsid w:val="001336DA"/>
    <w:rsid w:val="00133D19"/>
    <w:rsid w:val="001351C1"/>
    <w:rsid w:val="00135322"/>
    <w:rsid w:val="00136909"/>
    <w:rsid w:val="00136E7A"/>
    <w:rsid w:val="00140E57"/>
    <w:rsid w:val="00141510"/>
    <w:rsid w:val="00142692"/>
    <w:rsid w:val="00142F26"/>
    <w:rsid w:val="00143EF6"/>
    <w:rsid w:val="00143F2D"/>
    <w:rsid w:val="00144BE6"/>
    <w:rsid w:val="001454C7"/>
    <w:rsid w:val="00151501"/>
    <w:rsid w:val="00151CCC"/>
    <w:rsid w:val="00151F8A"/>
    <w:rsid w:val="001538DF"/>
    <w:rsid w:val="00154110"/>
    <w:rsid w:val="001541B0"/>
    <w:rsid w:val="00155455"/>
    <w:rsid w:val="00155C9E"/>
    <w:rsid w:val="00155F5A"/>
    <w:rsid w:val="0015613D"/>
    <w:rsid w:val="00156DBC"/>
    <w:rsid w:val="00156F82"/>
    <w:rsid w:val="00157CE7"/>
    <w:rsid w:val="001619D8"/>
    <w:rsid w:val="001621F5"/>
    <w:rsid w:val="00162ED5"/>
    <w:rsid w:val="00164851"/>
    <w:rsid w:val="00165FA5"/>
    <w:rsid w:val="001663AF"/>
    <w:rsid w:val="0016774C"/>
    <w:rsid w:val="00170288"/>
    <w:rsid w:val="001708CB"/>
    <w:rsid w:val="00171E79"/>
    <w:rsid w:val="0017205F"/>
    <w:rsid w:val="00172A65"/>
    <w:rsid w:val="0017321C"/>
    <w:rsid w:val="001743F0"/>
    <w:rsid w:val="00175ED8"/>
    <w:rsid w:val="001769EB"/>
    <w:rsid w:val="00176CF8"/>
    <w:rsid w:val="001774F2"/>
    <w:rsid w:val="0018219E"/>
    <w:rsid w:val="00183899"/>
    <w:rsid w:val="0018423D"/>
    <w:rsid w:val="001845C5"/>
    <w:rsid w:val="00187F0E"/>
    <w:rsid w:val="0019011C"/>
    <w:rsid w:val="00190A20"/>
    <w:rsid w:val="00191195"/>
    <w:rsid w:val="00191AEA"/>
    <w:rsid w:val="00191EC6"/>
    <w:rsid w:val="0019275B"/>
    <w:rsid w:val="00193558"/>
    <w:rsid w:val="0019377A"/>
    <w:rsid w:val="001942D3"/>
    <w:rsid w:val="00194868"/>
    <w:rsid w:val="00194A9A"/>
    <w:rsid w:val="001A08A5"/>
    <w:rsid w:val="001A219D"/>
    <w:rsid w:val="001A24B0"/>
    <w:rsid w:val="001A2B24"/>
    <w:rsid w:val="001A5529"/>
    <w:rsid w:val="001A63F9"/>
    <w:rsid w:val="001A6AE8"/>
    <w:rsid w:val="001A6D4A"/>
    <w:rsid w:val="001A6FA7"/>
    <w:rsid w:val="001A7EE6"/>
    <w:rsid w:val="001B1CA7"/>
    <w:rsid w:val="001B2234"/>
    <w:rsid w:val="001B3619"/>
    <w:rsid w:val="001B4B06"/>
    <w:rsid w:val="001B52A4"/>
    <w:rsid w:val="001C22A7"/>
    <w:rsid w:val="001C2B0B"/>
    <w:rsid w:val="001C64D1"/>
    <w:rsid w:val="001C6651"/>
    <w:rsid w:val="001C66A0"/>
    <w:rsid w:val="001C6EBB"/>
    <w:rsid w:val="001C7FDC"/>
    <w:rsid w:val="001D0816"/>
    <w:rsid w:val="001D102B"/>
    <w:rsid w:val="001D1096"/>
    <w:rsid w:val="001D3C8B"/>
    <w:rsid w:val="001D4494"/>
    <w:rsid w:val="001D510B"/>
    <w:rsid w:val="001E1778"/>
    <w:rsid w:val="001E222B"/>
    <w:rsid w:val="001E2641"/>
    <w:rsid w:val="001E2E48"/>
    <w:rsid w:val="001E4A80"/>
    <w:rsid w:val="001E5BB7"/>
    <w:rsid w:val="001E69BD"/>
    <w:rsid w:val="001F028B"/>
    <w:rsid w:val="001F0BE4"/>
    <w:rsid w:val="001F154C"/>
    <w:rsid w:val="001F29D6"/>
    <w:rsid w:val="001F4BE5"/>
    <w:rsid w:val="00201A12"/>
    <w:rsid w:val="0020267F"/>
    <w:rsid w:val="00202E77"/>
    <w:rsid w:val="0020389E"/>
    <w:rsid w:val="00203B24"/>
    <w:rsid w:val="00205FC2"/>
    <w:rsid w:val="0020757A"/>
    <w:rsid w:val="00207A00"/>
    <w:rsid w:val="00207D71"/>
    <w:rsid w:val="00210343"/>
    <w:rsid w:val="00211A01"/>
    <w:rsid w:val="00211C82"/>
    <w:rsid w:val="00212AF1"/>
    <w:rsid w:val="00212EB9"/>
    <w:rsid w:val="00213A14"/>
    <w:rsid w:val="00215338"/>
    <w:rsid w:val="00216D99"/>
    <w:rsid w:val="00221439"/>
    <w:rsid w:val="00221958"/>
    <w:rsid w:val="002237DC"/>
    <w:rsid w:val="00223FB7"/>
    <w:rsid w:val="00224E53"/>
    <w:rsid w:val="00225B04"/>
    <w:rsid w:val="00226727"/>
    <w:rsid w:val="002272E9"/>
    <w:rsid w:val="00227948"/>
    <w:rsid w:val="0023030E"/>
    <w:rsid w:val="002312AB"/>
    <w:rsid w:val="00231600"/>
    <w:rsid w:val="00235354"/>
    <w:rsid w:val="00235883"/>
    <w:rsid w:val="00235B68"/>
    <w:rsid w:val="0023627E"/>
    <w:rsid w:val="00237A77"/>
    <w:rsid w:val="00240361"/>
    <w:rsid w:val="00242588"/>
    <w:rsid w:val="002425C2"/>
    <w:rsid w:val="00242DC3"/>
    <w:rsid w:val="00243708"/>
    <w:rsid w:val="00243959"/>
    <w:rsid w:val="00243ACE"/>
    <w:rsid w:val="002464F0"/>
    <w:rsid w:val="00246BAE"/>
    <w:rsid w:val="0024727F"/>
    <w:rsid w:val="00247AC1"/>
    <w:rsid w:val="00247D44"/>
    <w:rsid w:val="002503CB"/>
    <w:rsid w:val="002504FE"/>
    <w:rsid w:val="00250925"/>
    <w:rsid w:val="00252046"/>
    <w:rsid w:val="002520AC"/>
    <w:rsid w:val="00252BFC"/>
    <w:rsid w:val="00253570"/>
    <w:rsid w:val="0025435A"/>
    <w:rsid w:val="00255788"/>
    <w:rsid w:val="002558EA"/>
    <w:rsid w:val="00262CCC"/>
    <w:rsid w:val="00262FA1"/>
    <w:rsid w:val="002632CB"/>
    <w:rsid w:val="00266254"/>
    <w:rsid w:val="002662AC"/>
    <w:rsid w:val="00266D4D"/>
    <w:rsid w:val="00271B7C"/>
    <w:rsid w:val="00272630"/>
    <w:rsid w:val="00272EEA"/>
    <w:rsid w:val="00274C09"/>
    <w:rsid w:val="00274C17"/>
    <w:rsid w:val="00274FE5"/>
    <w:rsid w:val="002768DB"/>
    <w:rsid w:val="00276F5A"/>
    <w:rsid w:val="00277598"/>
    <w:rsid w:val="00281D09"/>
    <w:rsid w:val="00282CB4"/>
    <w:rsid w:val="002850CA"/>
    <w:rsid w:val="00290B06"/>
    <w:rsid w:val="0029140A"/>
    <w:rsid w:val="00292E9E"/>
    <w:rsid w:val="00294D57"/>
    <w:rsid w:val="00294E8F"/>
    <w:rsid w:val="002A00E9"/>
    <w:rsid w:val="002A07DD"/>
    <w:rsid w:val="002A089B"/>
    <w:rsid w:val="002A0BD7"/>
    <w:rsid w:val="002A0DCB"/>
    <w:rsid w:val="002A0F42"/>
    <w:rsid w:val="002A1A2F"/>
    <w:rsid w:val="002A2F30"/>
    <w:rsid w:val="002A4429"/>
    <w:rsid w:val="002A4BC8"/>
    <w:rsid w:val="002A52F3"/>
    <w:rsid w:val="002B40E3"/>
    <w:rsid w:val="002B5D49"/>
    <w:rsid w:val="002B732D"/>
    <w:rsid w:val="002B7522"/>
    <w:rsid w:val="002C06B8"/>
    <w:rsid w:val="002C073C"/>
    <w:rsid w:val="002C2999"/>
    <w:rsid w:val="002C2A17"/>
    <w:rsid w:val="002C2D17"/>
    <w:rsid w:val="002C3920"/>
    <w:rsid w:val="002C7390"/>
    <w:rsid w:val="002D031A"/>
    <w:rsid w:val="002D077D"/>
    <w:rsid w:val="002D31A4"/>
    <w:rsid w:val="002D565F"/>
    <w:rsid w:val="002D6336"/>
    <w:rsid w:val="002D6EE2"/>
    <w:rsid w:val="002D72DB"/>
    <w:rsid w:val="002D78FA"/>
    <w:rsid w:val="002D7A08"/>
    <w:rsid w:val="002E21CF"/>
    <w:rsid w:val="002E3028"/>
    <w:rsid w:val="002E331A"/>
    <w:rsid w:val="002E3677"/>
    <w:rsid w:val="002E3F24"/>
    <w:rsid w:val="002E6EA5"/>
    <w:rsid w:val="002E762B"/>
    <w:rsid w:val="002E7899"/>
    <w:rsid w:val="002F01B9"/>
    <w:rsid w:val="002F15B9"/>
    <w:rsid w:val="002F278D"/>
    <w:rsid w:val="002F587C"/>
    <w:rsid w:val="002F6DD0"/>
    <w:rsid w:val="002F6E3A"/>
    <w:rsid w:val="002F7CD1"/>
    <w:rsid w:val="00301292"/>
    <w:rsid w:val="0030261C"/>
    <w:rsid w:val="00302CA3"/>
    <w:rsid w:val="00302E60"/>
    <w:rsid w:val="0030360B"/>
    <w:rsid w:val="00306948"/>
    <w:rsid w:val="00306C6D"/>
    <w:rsid w:val="003107C6"/>
    <w:rsid w:val="0031202F"/>
    <w:rsid w:val="00312223"/>
    <w:rsid w:val="00313765"/>
    <w:rsid w:val="003143F3"/>
    <w:rsid w:val="003149A5"/>
    <w:rsid w:val="00314B6F"/>
    <w:rsid w:val="00315A20"/>
    <w:rsid w:val="003160D3"/>
    <w:rsid w:val="00317485"/>
    <w:rsid w:val="00317B93"/>
    <w:rsid w:val="003215E2"/>
    <w:rsid w:val="003215E3"/>
    <w:rsid w:val="0032194F"/>
    <w:rsid w:val="00322F02"/>
    <w:rsid w:val="00323346"/>
    <w:rsid w:val="00325189"/>
    <w:rsid w:val="003254F1"/>
    <w:rsid w:val="003267C8"/>
    <w:rsid w:val="003319A4"/>
    <w:rsid w:val="00332CF3"/>
    <w:rsid w:val="003341AF"/>
    <w:rsid w:val="00334C26"/>
    <w:rsid w:val="00341AAF"/>
    <w:rsid w:val="00341DEF"/>
    <w:rsid w:val="0034429D"/>
    <w:rsid w:val="0034493A"/>
    <w:rsid w:val="00345C4B"/>
    <w:rsid w:val="003466E8"/>
    <w:rsid w:val="00346E6C"/>
    <w:rsid w:val="003478E2"/>
    <w:rsid w:val="00347D19"/>
    <w:rsid w:val="0035331D"/>
    <w:rsid w:val="00353FFA"/>
    <w:rsid w:val="00354872"/>
    <w:rsid w:val="00354DD6"/>
    <w:rsid w:val="00356007"/>
    <w:rsid w:val="00356B9F"/>
    <w:rsid w:val="00356C8C"/>
    <w:rsid w:val="00360249"/>
    <w:rsid w:val="00363271"/>
    <w:rsid w:val="00365F63"/>
    <w:rsid w:val="00366764"/>
    <w:rsid w:val="00366826"/>
    <w:rsid w:val="003672EB"/>
    <w:rsid w:val="00372DA8"/>
    <w:rsid w:val="00372F00"/>
    <w:rsid w:val="003732B4"/>
    <w:rsid w:val="00373917"/>
    <w:rsid w:val="00373BB5"/>
    <w:rsid w:val="0037509D"/>
    <w:rsid w:val="00376406"/>
    <w:rsid w:val="00376CB5"/>
    <w:rsid w:val="00377BF7"/>
    <w:rsid w:val="00377E7F"/>
    <w:rsid w:val="0038199A"/>
    <w:rsid w:val="00382018"/>
    <w:rsid w:val="00386E9D"/>
    <w:rsid w:val="00387341"/>
    <w:rsid w:val="00391309"/>
    <w:rsid w:val="003914B8"/>
    <w:rsid w:val="00392B0E"/>
    <w:rsid w:val="00395C7E"/>
    <w:rsid w:val="00397367"/>
    <w:rsid w:val="003975AF"/>
    <w:rsid w:val="003A002F"/>
    <w:rsid w:val="003A02CA"/>
    <w:rsid w:val="003A0C6C"/>
    <w:rsid w:val="003A21B1"/>
    <w:rsid w:val="003A2AA4"/>
    <w:rsid w:val="003A40F6"/>
    <w:rsid w:val="003A4482"/>
    <w:rsid w:val="003A4D5D"/>
    <w:rsid w:val="003A5F36"/>
    <w:rsid w:val="003A6324"/>
    <w:rsid w:val="003A73F3"/>
    <w:rsid w:val="003A783F"/>
    <w:rsid w:val="003A7AB5"/>
    <w:rsid w:val="003A7C9E"/>
    <w:rsid w:val="003B233A"/>
    <w:rsid w:val="003B25CF"/>
    <w:rsid w:val="003B2F14"/>
    <w:rsid w:val="003B38B6"/>
    <w:rsid w:val="003B4C50"/>
    <w:rsid w:val="003B4DE8"/>
    <w:rsid w:val="003B5A98"/>
    <w:rsid w:val="003B75BD"/>
    <w:rsid w:val="003B7CA6"/>
    <w:rsid w:val="003C0F9A"/>
    <w:rsid w:val="003C1311"/>
    <w:rsid w:val="003C278A"/>
    <w:rsid w:val="003C2A56"/>
    <w:rsid w:val="003C78B2"/>
    <w:rsid w:val="003D0E74"/>
    <w:rsid w:val="003D1DF7"/>
    <w:rsid w:val="003D1EB5"/>
    <w:rsid w:val="003D3A8A"/>
    <w:rsid w:val="003D56E6"/>
    <w:rsid w:val="003D573E"/>
    <w:rsid w:val="003E1B9B"/>
    <w:rsid w:val="003E276D"/>
    <w:rsid w:val="003E2BA4"/>
    <w:rsid w:val="003E3204"/>
    <w:rsid w:val="003E5F21"/>
    <w:rsid w:val="003F1CD7"/>
    <w:rsid w:val="003F2243"/>
    <w:rsid w:val="003F2C1B"/>
    <w:rsid w:val="003F309B"/>
    <w:rsid w:val="003F32D4"/>
    <w:rsid w:val="003F412C"/>
    <w:rsid w:val="003F480B"/>
    <w:rsid w:val="003F5A81"/>
    <w:rsid w:val="003F6FB1"/>
    <w:rsid w:val="003F7602"/>
    <w:rsid w:val="003F7706"/>
    <w:rsid w:val="00400FBD"/>
    <w:rsid w:val="004015CF"/>
    <w:rsid w:val="0040190E"/>
    <w:rsid w:val="0040208D"/>
    <w:rsid w:val="0040286F"/>
    <w:rsid w:val="004049F9"/>
    <w:rsid w:val="00404C0A"/>
    <w:rsid w:val="00404D71"/>
    <w:rsid w:val="00405A75"/>
    <w:rsid w:val="00414DE8"/>
    <w:rsid w:val="00415367"/>
    <w:rsid w:val="004158E2"/>
    <w:rsid w:val="004204EF"/>
    <w:rsid w:val="0042137F"/>
    <w:rsid w:val="0042142F"/>
    <w:rsid w:val="0042160D"/>
    <w:rsid w:val="004230FF"/>
    <w:rsid w:val="00424BB6"/>
    <w:rsid w:val="00424EA7"/>
    <w:rsid w:val="00425341"/>
    <w:rsid w:val="00430015"/>
    <w:rsid w:val="004314CE"/>
    <w:rsid w:val="00432280"/>
    <w:rsid w:val="004334A6"/>
    <w:rsid w:val="00433D8F"/>
    <w:rsid w:val="004344A2"/>
    <w:rsid w:val="00434911"/>
    <w:rsid w:val="004368E9"/>
    <w:rsid w:val="00436CE3"/>
    <w:rsid w:val="00436F5E"/>
    <w:rsid w:val="00437537"/>
    <w:rsid w:val="004405F5"/>
    <w:rsid w:val="00440EB6"/>
    <w:rsid w:val="00443E6E"/>
    <w:rsid w:val="00444118"/>
    <w:rsid w:val="004444C6"/>
    <w:rsid w:val="00444E70"/>
    <w:rsid w:val="0044590F"/>
    <w:rsid w:val="00447AF9"/>
    <w:rsid w:val="00447E4B"/>
    <w:rsid w:val="00450FB4"/>
    <w:rsid w:val="004511C0"/>
    <w:rsid w:val="00453AB5"/>
    <w:rsid w:val="00453E66"/>
    <w:rsid w:val="00454BFC"/>
    <w:rsid w:val="0045602F"/>
    <w:rsid w:val="00456067"/>
    <w:rsid w:val="0045606A"/>
    <w:rsid w:val="0045690D"/>
    <w:rsid w:val="0045695D"/>
    <w:rsid w:val="00456CE5"/>
    <w:rsid w:val="0045736A"/>
    <w:rsid w:val="0046149C"/>
    <w:rsid w:val="0046356E"/>
    <w:rsid w:val="00464D00"/>
    <w:rsid w:val="004677CB"/>
    <w:rsid w:val="00470789"/>
    <w:rsid w:val="00472F6A"/>
    <w:rsid w:val="00474051"/>
    <w:rsid w:val="00476909"/>
    <w:rsid w:val="0048145E"/>
    <w:rsid w:val="0048254F"/>
    <w:rsid w:val="00482EB2"/>
    <w:rsid w:val="00484697"/>
    <w:rsid w:val="0048483B"/>
    <w:rsid w:val="00484C56"/>
    <w:rsid w:val="0049023F"/>
    <w:rsid w:val="00490A73"/>
    <w:rsid w:val="00491A65"/>
    <w:rsid w:val="00491AEC"/>
    <w:rsid w:val="004922A2"/>
    <w:rsid w:val="00492FB3"/>
    <w:rsid w:val="0049612B"/>
    <w:rsid w:val="00497373"/>
    <w:rsid w:val="00497E67"/>
    <w:rsid w:val="004A0CF6"/>
    <w:rsid w:val="004A1345"/>
    <w:rsid w:val="004A1CDC"/>
    <w:rsid w:val="004A1D2D"/>
    <w:rsid w:val="004A2074"/>
    <w:rsid w:val="004A3481"/>
    <w:rsid w:val="004A376A"/>
    <w:rsid w:val="004A4F27"/>
    <w:rsid w:val="004B0F95"/>
    <w:rsid w:val="004B4589"/>
    <w:rsid w:val="004B4AB1"/>
    <w:rsid w:val="004B5580"/>
    <w:rsid w:val="004B6BA1"/>
    <w:rsid w:val="004B747D"/>
    <w:rsid w:val="004B76F1"/>
    <w:rsid w:val="004C206C"/>
    <w:rsid w:val="004C296F"/>
    <w:rsid w:val="004C487B"/>
    <w:rsid w:val="004C4D0B"/>
    <w:rsid w:val="004C5014"/>
    <w:rsid w:val="004C609C"/>
    <w:rsid w:val="004C67C7"/>
    <w:rsid w:val="004C6CF5"/>
    <w:rsid w:val="004C6E8B"/>
    <w:rsid w:val="004C77B9"/>
    <w:rsid w:val="004D1A60"/>
    <w:rsid w:val="004D1B9D"/>
    <w:rsid w:val="004D5966"/>
    <w:rsid w:val="004D6B30"/>
    <w:rsid w:val="004E1BB3"/>
    <w:rsid w:val="004E38C8"/>
    <w:rsid w:val="004E6801"/>
    <w:rsid w:val="004F1430"/>
    <w:rsid w:val="004F17F0"/>
    <w:rsid w:val="004F2795"/>
    <w:rsid w:val="004F3BF2"/>
    <w:rsid w:val="004F44D9"/>
    <w:rsid w:val="0050039A"/>
    <w:rsid w:val="0050157B"/>
    <w:rsid w:val="005017E8"/>
    <w:rsid w:val="005035F9"/>
    <w:rsid w:val="0050397A"/>
    <w:rsid w:val="00506E4B"/>
    <w:rsid w:val="005077A8"/>
    <w:rsid w:val="00515EBC"/>
    <w:rsid w:val="00516891"/>
    <w:rsid w:val="005171DC"/>
    <w:rsid w:val="00521F70"/>
    <w:rsid w:val="00522654"/>
    <w:rsid w:val="00523FCF"/>
    <w:rsid w:val="00526567"/>
    <w:rsid w:val="005277F6"/>
    <w:rsid w:val="005303F4"/>
    <w:rsid w:val="00530520"/>
    <w:rsid w:val="00530FC5"/>
    <w:rsid w:val="0053145C"/>
    <w:rsid w:val="00531617"/>
    <w:rsid w:val="00532C03"/>
    <w:rsid w:val="005340D4"/>
    <w:rsid w:val="00534DEF"/>
    <w:rsid w:val="0053501B"/>
    <w:rsid w:val="0053522F"/>
    <w:rsid w:val="00535778"/>
    <w:rsid w:val="005364BA"/>
    <w:rsid w:val="00536F5C"/>
    <w:rsid w:val="0054080E"/>
    <w:rsid w:val="005408E9"/>
    <w:rsid w:val="005415FE"/>
    <w:rsid w:val="0054290A"/>
    <w:rsid w:val="00545ECB"/>
    <w:rsid w:val="005505B0"/>
    <w:rsid w:val="00550B99"/>
    <w:rsid w:val="0055167B"/>
    <w:rsid w:val="00551B86"/>
    <w:rsid w:val="00551B9D"/>
    <w:rsid w:val="00551E58"/>
    <w:rsid w:val="00552231"/>
    <w:rsid w:val="005537E5"/>
    <w:rsid w:val="00553F99"/>
    <w:rsid w:val="00555971"/>
    <w:rsid w:val="005566DB"/>
    <w:rsid w:val="00557048"/>
    <w:rsid w:val="00562AB6"/>
    <w:rsid w:val="005634CC"/>
    <w:rsid w:val="0056469B"/>
    <w:rsid w:val="00564A3B"/>
    <w:rsid w:val="0056531B"/>
    <w:rsid w:val="00565FE7"/>
    <w:rsid w:val="0056619E"/>
    <w:rsid w:val="005661F9"/>
    <w:rsid w:val="0057052E"/>
    <w:rsid w:val="0057087C"/>
    <w:rsid w:val="00572589"/>
    <w:rsid w:val="005727B9"/>
    <w:rsid w:val="00572B85"/>
    <w:rsid w:val="005738EC"/>
    <w:rsid w:val="005739A1"/>
    <w:rsid w:val="00574442"/>
    <w:rsid w:val="00574FC3"/>
    <w:rsid w:val="00575A93"/>
    <w:rsid w:val="00575AC6"/>
    <w:rsid w:val="00575D71"/>
    <w:rsid w:val="00575DB4"/>
    <w:rsid w:val="005806D4"/>
    <w:rsid w:val="00582040"/>
    <w:rsid w:val="00582F06"/>
    <w:rsid w:val="00584D93"/>
    <w:rsid w:val="00586BB0"/>
    <w:rsid w:val="00587070"/>
    <w:rsid w:val="005917A7"/>
    <w:rsid w:val="00591D11"/>
    <w:rsid w:val="005925E5"/>
    <w:rsid w:val="00592FEC"/>
    <w:rsid w:val="005940DC"/>
    <w:rsid w:val="005947C8"/>
    <w:rsid w:val="00594C81"/>
    <w:rsid w:val="00596D91"/>
    <w:rsid w:val="00596FBB"/>
    <w:rsid w:val="00597105"/>
    <w:rsid w:val="00597E76"/>
    <w:rsid w:val="005A1E6D"/>
    <w:rsid w:val="005A237B"/>
    <w:rsid w:val="005A2654"/>
    <w:rsid w:val="005A269F"/>
    <w:rsid w:val="005A4C2F"/>
    <w:rsid w:val="005A4CC4"/>
    <w:rsid w:val="005A523E"/>
    <w:rsid w:val="005A5CAA"/>
    <w:rsid w:val="005A6AB0"/>
    <w:rsid w:val="005A6E6F"/>
    <w:rsid w:val="005B01C7"/>
    <w:rsid w:val="005B0CC7"/>
    <w:rsid w:val="005B1063"/>
    <w:rsid w:val="005B181C"/>
    <w:rsid w:val="005B1D19"/>
    <w:rsid w:val="005B2458"/>
    <w:rsid w:val="005B29D7"/>
    <w:rsid w:val="005B2A7D"/>
    <w:rsid w:val="005B3028"/>
    <w:rsid w:val="005B3845"/>
    <w:rsid w:val="005B78EB"/>
    <w:rsid w:val="005C2E0E"/>
    <w:rsid w:val="005C3FDD"/>
    <w:rsid w:val="005C4A15"/>
    <w:rsid w:val="005C4ABB"/>
    <w:rsid w:val="005C553E"/>
    <w:rsid w:val="005C5A0B"/>
    <w:rsid w:val="005C6A62"/>
    <w:rsid w:val="005D01BE"/>
    <w:rsid w:val="005D040F"/>
    <w:rsid w:val="005D0426"/>
    <w:rsid w:val="005D2FD4"/>
    <w:rsid w:val="005D41A0"/>
    <w:rsid w:val="005D46D8"/>
    <w:rsid w:val="005D50BF"/>
    <w:rsid w:val="005D51A0"/>
    <w:rsid w:val="005D51DC"/>
    <w:rsid w:val="005D6CD8"/>
    <w:rsid w:val="005D75DD"/>
    <w:rsid w:val="005E037E"/>
    <w:rsid w:val="005E083D"/>
    <w:rsid w:val="005E0F72"/>
    <w:rsid w:val="005E1A05"/>
    <w:rsid w:val="005E4170"/>
    <w:rsid w:val="005E6C5A"/>
    <w:rsid w:val="005E728F"/>
    <w:rsid w:val="005E7515"/>
    <w:rsid w:val="005E7C34"/>
    <w:rsid w:val="005F3C49"/>
    <w:rsid w:val="005F4AEE"/>
    <w:rsid w:val="005F5CD4"/>
    <w:rsid w:val="005F6E7D"/>
    <w:rsid w:val="005F7926"/>
    <w:rsid w:val="00601F9D"/>
    <w:rsid w:val="00602D3F"/>
    <w:rsid w:val="00603754"/>
    <w:rsid w:val="00605CB0"/>
    <w:rsid w:val="00606970"/>
    <w:rsid w:val="0060799F"/>
    <w:rsid w:val="00610156"/>
    <w:rsid w:val="006102E7"/>
    <w:rsid w:val="00612152"/>
    <w:rsid w:val="00612A6C"/>
    <w:rsid w:val="00612CDB"/>
    <w:rsid w:val="00612EC0"/>
    <w:rsid w:val="006145CA"/>
    <w:rsid w:val="0061647B"/>
    <w:rsid w:val="006165A3"/>
    <w:rsid w:val="006201BB"/>
    <w:rsid w:val="0062030A"/>
    <w:rsid w:val="006207A5"/>
    <w:rsid w:val="00620F6E"/>
    <w:rsid w:val="0062144F"/>
    <w:rsid w:val="006231D2"/>
    <w:rsid w:val="006237F9"/>
    <w:rsid w:val="006261FE"/>
    <w:rsid w:val="0063464E"/>
    <w:rsid w:val="00635C27"/>
    <w:rsid w:val="00635E4D"/>
    <w:rsid w:val="00637B26"/>
    <w:rsid w:val="00637BA9"/>
    <w:rsid w:val="00637C24"/>
    <w:rsid w:val="00641554"/>
    <w:rsid w:val="00641920"/>
    <w:rsid w:val="0064217B"/>
    <w:rsid w:val="00644117"/>
    <w:rsid w:val="00646D4A"/>
    <w:rsid w:val="00646DE0"/>
    <w:rsid w:val="006476E1"/>
    <w:rsid w:val="00647A39"/>
    <w:rsid w:val="00653ACE"/>
    <w:rsid w:val="00653EAF"/>
    <w:rsid w:val="006571C8"/>
    <w:rsid w:val="00660549"/>
    <w:rsid w:val="0066116D"/>
    <w:rsid w:val="00661C8D"/>
    <w:rsid w:val="006622F1"/>
    <w:rsid w:val="00662317"/>
    <w:rsid w:val="00662665"/>
    <w:rsid w:val="006651C9"/>
    <w:rsid w:val="00666392"/>
    <w:rsid w:val="00667139"/>
    <w:rsid w:val="0067263B"/>
    <w:rsid w:val="00672648"/>
    <w:rsid w:val="00672EF5"/>
    <w:rsid w:val="006739A0"/>
    <w:rsid w:val="00674E92"/>
    <w:rsid w:val="00675855"/>
    <w:rsid w:val="0067633D"/>
    <w:rsid w:val="00677393"/>
    <w:rsid w:val="006774DA"/>
    <w:rsid w:val="006776EC"/>
    <w:rsid w:val="00680756"/>
    <w:rsid w:val="006808B1"/>
    <w:rsid w:val="00681CE9"/>
    <w:rsid w:val="00683753"/>
    <w:rsid w:val="00685F83"/>
    <w:rsid w:val="0068651C"/>
    <w:rsid w:val="00690042"/>
    <w:rsid w:val="0069107A"/>
    <w:rsid w:val="00691C82"/>
    <w:rsid w:val="0069206D"/>
    <w:rsid w:val="00692A6C"/>
    <w:rsid w:val="00697DB8"/>
    <w:rsid w:val="006A24AF"/>
    <w:rsid w:val="006A2C3A"/>
    <w:rsid w:val="006A314E"/>
    <w:rsid w:val="006A39B7"/>
    <w:rsid w:val="006B1B03"/>
    <w:rsid w:val="006B1FDD"/>
    <w:rsid w:val="006B2208"/>
    <w:rsid w:val="006B3E2D"/>
    <w:rsid w:val="006B4636"/>
    <w:rsid w:val="006C0737"/>
    <w:rsid w:val="006C695B"/>
    <w:rsid w:val="006C6F6E"/>
    <w:rsid w:val="006D24E2"/>
    <w:rsid w:val="006D2696"/>
    <w:rsid w:val="006D2D13"/>
    <w:rsid w:val="006D2DDA"/>
    <w:rsid w:val="006D3AAA"/>
    <w:rsid w:val="006D5318"/>
    <w:rsid w:val="006D632A"/>
    <w:rsid w:val="006D717C"/>
    <w:rsid w:val="006D7237"/>
    <w:rsid w:val="006D75FA"/>
    <w:rsid w:val="006E1556"/>
    <w:rsid w:val="006E1F48"/>
    <w:rsid w:val="006E365B"/>
    <w:rsid w:val="006E3937"/>
    <w:rsid w:val="006E480F"/>
    <w:rsid w:val="006E4865"/>
    <w:rsid w:val="006E4C8F"/>
    <w:rsid w:val="006E5962"/>
    <w:rsid w:val="006E6016"/>
    <w:rsid w:val="006E61B2"/>
    <w:rsid w:val="006E64BB"/>
    <w:rsid w:val="006E7BA1"/>
    <w:rsid w:val="006F008C"/>
    <w:rsid w:val="006F0BE1"/>
    <w:rsid w:val="006F1671"/>
    <w:rsid w:val="006F2C55"/>
    <w:rsid w:val="006F35FA"/>
    <w:rsid w:val="006F374D"/>
    <w:rsid w:val="006F51BC"/>
    <w:rsid w:val="006F5877"/>
    <w:rsid w:val="006F600D"/>
    <w:rsid w:val="0070317E"/>
    <w:rsid w:val="00703724"/>
    <w:rsid w:val="00704227"/>
    <w:rsid w:val="0070553B"/>
    <w:rsid w:val="00705615"/>
    <w:rsid w:val="00707E86"/>
    <w:rsid w:val="00710BEE"/>
    <w:rsid w:val="007113EC"/>
    <w:rsid w:val="0071268D"/>
    <w:rsid w:val="00714392"/>
    <w:rsid w:val="00716330"/>
    <w:rsid w:val="00717317"/>
    <w:rsid w:val="00717507"/>
    <w:rsid w:val="00717AD3"/>
    <w:rsid w:val="007214D5"/>
    <w:rsid w:val="00721BEC"/>
    <w:rsid w:val="00722150"/>
    <w:rsid w:val="007230BA"/>
    <w:rsid w:val="00726419"/>
    <w:rsid w:val="00731351"/>
    <w:rsid w:val="007318C4"/>
    <w:rsid w:val="00732A28"/>
    <w:rsid w:val="00734164"/>
    <w:rsid w:val="00737BE0"/>
    <w:rsid w:val="00737EAE"/>
    <w:rsid w:val="00740551"/>
    <w:rsid w:val="00742B7A"/>
    <w:rsid w:val="0074397E"/>
    <w:rsid w:val="00743ADC"/>
    <w:rsid w:val="00744893"/>
    <w:rsid w:val="00744CA2"/>
    <w:rsid w:val="00744CC4"/>
    <w:rsid w:val="0074521C"/>
    <w:rsid w:val="00747006"/>
    <w:rsid w:val="00750407"/>
    <w:rsid w:val="007522E6"/>
    <w:rsid w:val="00752B13"/>
    <w:rsid w:val="0075581D"/>
    <w:rsid w:val="00756EDF"/>
    <w:rsid w:val="007574C8"/>
    <w:rsid w:val="007579F8"/>
    <w:rsid w:val="00760573"/>
    <w:rsid w:val="00760D6C"/>
    <w:rsid w:val="007611EF"/>
    <w:rsid w:val="00761441"/>
    <w:rsid w:val="00762E7E"/>
    <w:rsid w:val="0076337D"/>
    <w:rsid w:val="00763FE7"/>
    <w:rsid w:val="00764224"/>
    <w:rsid w:val="007655C6"/>
    <w:rsid w:val="0076595A"/>
    <w:rsid w:val="007660D4"/>
    <w:rsid w:val="00767181"/>
    <w:rsid w:val="00771DBF"/>
    <w:rsid w:val="007742F9"/>
    <w:rsid w:val="007753C9"/>
    <w:rsid w:val="00775674"/>
    <w:rsid w:val="00776C51"/>
    <w:rsid w:val="00777B36"/>
    <w:rsid w:val="0078145D"/>
    <w:rsid w:val="0078242E"/>
    <w:rsid w:val="00782700"/>
    <w:rsid w:val="0078477B"/>
    <w:rsid w:val="0078491E"/>
    <w:rsid w:val="0078516E"/>
    <w:rsid w:val="00787FD7"/>
    <w:rsid w:val="0079139C"/>
    <w:rsid w:val="00791F90"/>
    <w:rsid w:val="00792E93"/>
    <w:rsid w:val="007943EA"/>
    <w:rsid w:val="00794809"/>
    <w:rsid w:val="00794D04"/>
    <w:rsid w:val="00795B41"/>
    <w:rsid w:val="00796422"/>
    <w:rsid w:val="00796E4F"/>
    <w:rsid w:val="007A06EA"/>
    <w:rsid w:val="007A31B3"/>
    <w:rsid w:val="007A47E5"/>
    <w:rsid w:val="007A5473"/>
    <w:rsid w:val="007A6992"/>
    <w:rsid w:val="007B0048"/>
    <w:rsid w:val="007B042A"/>
    <w:rsid w:val="007B1E59"/>
    <w:rsid w:val="007B41EB"/>
    <w:rsid w:val="007B47E0"/>
    <w:rsid w:val="007B4923"/>
    <w:rsid w:val="007B5826"/>
    <w:rsid w:val="007C0090"/>
    <w:rsid w:val="007C058B"/>
    <w:rsid w:val="007C1178"/>
    <w:rsid w:val="007C32FC"/>
    <w:rsid w:val="007C72AF"/>
    <w:rsid w:val="007D1862"/>
    <w:rsid w:val="007D2C18"/>
    <w:rsid w:val="007D6E6D"/>
    <w:rsid w:val="007D7A6A"/>
    <w:rsid w:val="007E0237"/>
    <w:rsid w:val="007E2463"/>
    <w:rsid w:val="007E280E"/>
    <w:rsid w:val="007E2840"/>
    <w:rsid w:val="007E49E3"/>
    <w:rsid w:val="007E4CAF"/>
    <w:rsid w:val="007E5518"/>
    <w:rsid w:val="007E6511"/>
    <w:rsid w:val="007F0D64"/>
    <w:rsid w:val="007F2633"/>
    <w:rsid w:val="007F3FA5"/>
    <w:rsid w:val="007F5BED"/>
    <w:rsid w:val="00800873"/>
    <w:rsid w:val="00801917"/>
    <w:rsid w:val="00801CB8"/>
    <w:rsid w:val="00802CF4"/>
    <w:rsid w:val="00805A36"/>
    <w:rsid w:val="00805A61"/>
    <w:rsid w:val="00807B24"/>
    <w:rsid w:val="00810F0C"/>
    <w:rsid w:val="00812959"/>
    <w:rsid w:val="008132A7"/>
    <w:rsid w:val="00813B30"/>
    <w:rsid w:val="0081446D"/>
    <w:rsid w:val="008154C6"/>
    <w:rsid w:val="00820067"/>
    <w:rsid w:val="008201EB"/>
    <w:rsid w:val="0082507A"/>
    <w:rsid w:val="0082513F"/>
    <w:rsid w:val="00825C09"/>
    <w:rsid w:val="008261A3"/>
    <w:rsid w:val="00826307"/>
    <w:rsid w:val="008313F0"/>
    <w:rsid w:val="00831B63"/>
    <w:rsid w:val="0083322A"/>
    <w:rsid w:val="00833D0F"/>
    <w:rsid w:val="00834C70"/>
    <w:rsid w:val="008359FC"/>
    <w:rsid w:val="00835BC9"/>
    <w:rsid w:val="00835F44"/>
    <w:rsid w:val="00836F6C"/>
    <w:rsid w:val="00840233"/>
    <w:rsid w:val="00840633"/>
    <w:rsid w:val="00841555"/>
    <w:rsid w:val="008416E3"/>
    <w:rsid w:val="00841CFA"/>
    <w:rsid w:val="00842355"/>
    <w:rsid w:val="00842AE2"/>
    <w:rsid w:val="00842DCE"/>
    <w:rsid w:val="008443E8"/>
    <w:rsid w:val="00844465"/>
    <w:rsid w:val="008444B5"/>
    <w:rsid w:val="00844C9C"/>
    <w:rsid w:val="00847718"/>
    <w:rsid w:val="0085163A"/>
    <w:rsid w:val="00851684"/>
    <w:rsid w:val="00852CFE"/>
    <w:rsid w:val="00853B37"/>
    <w:rsid w:val="00853B97"/>
    <w:rsid w:val="0085535F"/>
    <w:rsid w:val="008553D5"/>
    <w:rsid w:val="008557E9"/>
    <w:rsid w:val="0085648F"/>
    <w:rsid w:val="0085661B"/>
    <w:rsid w:val="00862535"/>
    <w:rsid w:val="00863428"/>
    <w:rsid w:val="00863E64"/>
    <w:rsid w:val="008644AB"/>
    <w:rsid w:val="00864E56"/>
    <w:rsid w:val="00866632"/>
    <w:rsid w:val="00871BBF"/>
    <w:rsid w:val="00874D99"/>
    <w:rsid w:val="00880C75"/>
    <w:rsid w:val="00883276"/>
    <w:rsid w:val="00884123"/>
    <w:rsid w:val="0088435F"/>
    <w:rsid w:val="00884C60"/>
    <w:rsid w:val="00887AC4"/>
    <w:rsid w:val="00887B2B"/>
    <w:rsid w:val="00891570"/>
    <w:rsid w:val="008915D7"/>
    <w:rsid w:val="008923C8"/>
    <w:rsid w:val="00892510"/>
    <w:rsid w:val="00893606"/>
    <w:rsid w:val="0089420C"/>
    <w:rsid w:val="0089649D"/>
    <w:rsid w:val="008970A8"/>
    <w:rsid w:val="008A0071"/>
    <w:rsid w:val="008A18FD"/>
    <w:rsid w:val="008A5866"/>
    <w:rsid w:val="008A60D0"/>
    <w:rsid w:val="008A6490"/>
    <w:rsid w:val="008A69B1"/>
    <w:rsid w:val="008A77FF"/>
    <w:rsid w:val="008A7EB7"/>
    <w:rsid w:val="008B09FD"/>
    <w:rsid w:val="008B1DA0"/>
    <w:rsid w:val="008B41EB"/>
    <w:rsid w:val="008B4DA4"/>
    <w:rsid w:val="008B5DC7"/>
    <w:rsid w:val="008B5F89"/>
    <w:rsid w:val="008B6C73"/>
    <w:rsid w:val="008C15C8"/>
    <w:rsid w:val="008C21BB"/>
    <w:rsid w:val="008C2245"/>
    <w:rsid w:val="008C2334"/>
    <w:rsid w:val="008C23F5"/>
    <w:rsid w:val="008C2F71"/>
    <w:rsid w:val="008C3358"/>
    <w:rsid w:val="008C3ACF"/>
    <w:rsid w:val="008C5D11"/>
    <w:rsid w:val="008D05CC"/>
    <w:rsid w:val="008D28B1"/>
    <w:rsid w:val="008D2FE4"/>
    <w:rsid w:val="008D5F7D"/>
    <w:rsid w:val="008E0DA5"/>
    <w:rsid w:val="008E15D2"/>
    <w:rsid w:val="008E1A5A"/>
    <w:rsid w:val="008E27B3"/>
    <w:rsid w:val="008E3341"/>
    <w:rsid w:val="008E364D"/>
    <w:rsid w:val="008E61DB"/>
    <w:rsid w:val="008E7F57"/>
    <w:rsid w:val="008F0AD0"/>
    <w:rsid w:val="008F15A4"/>
    <w:rsid w:val="008F199B"/>
    <w:rsid w:val="008F3C89"/>
    <w:rsid w:val="008F6A3A"/>
    <w:rsid w:val="008F74E9"/>
    <w:rsid w:val="009001E4"/>
    <w:rsid w:val="0090179D"/>
    <w:rsid w:val="00901B06"/>
    <w:rsid w:val="00904139"/>
    <w:rsid w:val="00904C52"/>
    <w:rsid w:val="009058A5"/>
    <w:rsid w:val="00906531"/>
    <w:rsid w:val="00906711"/>
    <w:rsid w:val="00906AD5"/>
    <w:rsid w:val="00907A4F"/>
    <w:rsid w:val="00910888"/>
    <w:rsid w:val="00914162"/>
    <w:rsid w:val="00914742"/>
    <w:rsid w:val="009176DF"/>
    <w:rsid w:val="0091778A"/>
    <w:rsid w:val="009228DB"/>
    <w:rsid w:val="0092575A"/>
    <w:rsid w:val="00927DE4"/>
    <w:rsid w:val="00931BD5"/>
    <w:rsid w:val="0093334A"/>
    <w:rsid w:val="00933F6D"/>
    <w:rsid w:val="00934777"/>
    <w:rsid w:val="00934F47"/>
    <w:rsid w:val="009353B3"/>
    <w:rsid w:val="009354BB"/>
    <w:rsid w:val="00935716"/>
    <w:rsid w:val="0093614B"/>
    <w:rsid w:val="0093625B"/>
    <w:rsid w:val="00937712"/>
    <w:rsid w:val="009404B5"/>
    <w:rsid w:val="009414B5"/>
    <w:rsid w:val="00941734"/>
    <w:rsid w:val="00941A37"/>
    <w:rsid w:val="00941F55"/>
    <w:rsid w:val="009423C3"/>
    <w:rsid w:val="00943A34"/>
    <w:rsid w:val="0094458A"/>
    <w:rsid w:val="00944958"/>
    <w:rsid w:val="00947ABE"/>
    <w:rsid w:val="0095037C"/>
    <w:rsid w:val="009514AB"/>
    <w:rsid w:val="009527DC"/>
    <w:rsid w:val="00952AFF"/>
    <w:rsid w:val="00955263"/>
    <w:rsid w:val="009564EF"/>
    <w:rsid w:val="009569DB"/>
    <w:rsid w:val="00956EE1"/>
    <w:rsid w:val="00961027"/>
    <w:rsid w:val="00964642"/>
    <w:rsid w:val="00964C70"/>
    <w:rsid w:val="00967321"/>
    <w:rsid w:val="00967F34"/>
    <w:rsid w:val="0097033E"/>
    <w:rsid w:val="00971C87"/>
    <w:rsid w:val="00972B4D"/>
    <w:rsid w:val="00973428"/>
    <w:rsid w:val="00976F1F"/>
    <w:rsid w:val="00981885"/>
    <w:rsid w:val="0098227F"/>
    <w:rsid w:val="00983502"/>
    <w:rsid w:val="00984DAA"/>
    <w:rsid w:val="0098626C"/>
    <w:rsid w:val="00990FE5"/>
    <w:rsid w:val="009915D0"/>
    <w:rsid w:val="00993C5D"/>
    <w:rsid w:val="009969A7"/>
    <w:rsid w:val="00996C41"/>
    <w:rsid w:val="009976FD"/>
    <w:rsid w:val="00997B7C"/>
    <w:rsid w:val="009A03D6"/>
    <w:rsid w:val="009A2ABB"/>
    <w:rsid w:val="009A307F"/>
    <w:rsid w:val="009A3BDE"/>
    <w:rsid w:val="009A45E9"/>
    <w:rsid w:val="009A7482"/>
    <w:rsid w:val="009A7E1E"/>
    <w:rsid w:val="009B0BC3"/>
    <w:rsid w:val="009B0C37"/>
    <w:rsid w:val="009B1E25"/>
    <w:rsid w:val="009B573A"/>
    <w:rsid w:val="009B5B35"/>
    <w:rsid w:val="009B687B"/>
    <w:rsid w:val="009B724C"/>
    <w:rsid w:val="009B7E81"/>
    <w:rsid w:val="009B7F07"/>
    <w:rsid w:val="009B7FE1"/>
    <w:rsid w:val="009C2F83"/>
    <w:rsid w:val="009C4F77"/>
    <w:rsid w:val="009C74A7"/>
    <w:rsid w:val="009C7A62"/>
    <w:rsid w:val="009D0066"/>
    <w:rsid w:val="009D01B6"/>
    <w:rsid w:val="009D129E"/>
    <w:rsid w:val="009D13DA"/>
    <w:rsid w:val="009D1426"/>
    <w:rsid w:val="009D27AB"/>
    <w:rsid w:val="009D3C7D"/>
    <w:rsid w:val="009D5C20"/>
    <w:rsid w:val="009E0285"/>
    <w:rsid w:val="009E46F7"/>
    <w:rsid w:val="009E4F37"/>
    <w:rsid w:val="009E5088"/>
    <w:rsid w:val="009E5ABC"/>
    <w:rsid w:val="009E5CFA"/>
    <w:rsid w:val="009E6393"/>
    <w:rsid w:val="009E734E"/>
    <w:rsid w:val="009E7E12"/>
    <w:rsid w:val="009F0D72"/>
    <w:rsid w:val="009F27A1"/>
    <w:rsid w:val="009F4611"/>
    <w:rsid w:val="009F4829"/>
    <w:rsid w:val="009F6511"/>
    <w:rsid w:val="009F6F50"/>
    <w:rsid w:val="009F7A89"/>
    <w:rsid w:val="00A01251"/>
    <w:rsid w:val="00A01A5C"/>
    <w:rsid w:val="00A0268A"/>
    <w:rsid w:val="00A026E3"/>
    <w:rsid w:val="00A0309F"/>
    <w:rsid w:val="00A035F7"/>
    <w:rsid w:val="00A059A6"/>
    <w:rsid w:val="00A05BDC"/>
    <w:rsid w:val="00A113C4"/>
    <w:rsid w:val="00A15BC2"/>
    <w:rsid w:val="00A1681B"/>
    <w:rsid w:val="00A17D8A"/>
    <w:rsid w:val="00A21706"/>
    <w:rsid w:val="00A22B4B"/>
    <w:rsid w:val="00A25B23"/>
    <w:rsid w:val="00A2613B"/>
    <w:rsid w:val="00A26FF9"/>
    <w:rsid w:val="00A27598"/>
    <w:rsid w:val="00A27903"/>
    <w:rsid w:val="00A30755"/>
    <w:rsid w:val="00A317F6"/>
    <w:rsid w:val="00A31C12"/>
    <w:rsid w:val="00A32451"/>
    <w:rsid w:val="00A414D7"/>
    <w:rsid w:val="00A41A47"/>
    <w:rsid w:val="00A41BD1"/>
    <w:rsid w:val="00A43033"/>
    <w:rsid w:val="00A4404E"/>
    <w:rsid w:val="00A44616"/>
    <w:rsid w:val="00A44636"/>
    <w:rsid w:val="00A44854"/>
    <w:rsid w:val="00A45EEB"/>
    <w:rsid w:val="00A47109"/>
    <w:rsid w:val="00A4783B"/>
    <w:rsid w:val="00A51F8B"/>
    <w:rsid w:val="00A52C01"/>
    <w:rsid w:val="00A52FB7"/>
    <w:rsid w:val="00A57646"/>
    <w:rsid w:val="00A618CB"/>
    <w:rsid w:val="00A6366A"/>
    <w:rsid w:val="00A63856"/>
    <w:rsid w:val="00A63CDE"/>
    <w:rsid w:val="00A6465A"/>
    <w:rsid w:val="00A66B51"/>
    <w:rsid w:val="00A66CA6"/>
    <w:rsid w:val="00A66D2E"/>
    <w:rsid w:val="00A67409"/>
    <w:rsid w:val="00A706C0"/>
    <w:rsid w:val="00A71C06"/>
    <w:rsid w:val="00A730E6"/>
    <w:rsid w:val="00A74C3C"/>
    <w:rsid w:val="00A74CEB"/>
    <w:rsid w:val="00A75494"/>
    <w:rsid w:val="00A755FC"/>
    <w:rsid w:val="00A75906"/>
    <w:rsid w:val="00A75BB1"/>
    <w:rsid w:val="00A76554"/>
    <w:rsid w:val="00A76DE5"/>
    <w:rsid w:val="00A77F58"/>
    <w:rsid w:val="00A813B4"/>
    <w:rsid w:val="00A81970"/>
    <w:rsid w:val="00A82275"/>
    <w:rsid w:val="00A82336"/>
    <w:rsid w:val="00A8272D"/>
    <w:rsid w:val="00A83500"/>
    <w:rsid w:val="00A83EEC"/>
    <w:rsid w:val="00A8552F"/>
    <w:rsid w:val="00A858BE"/>
    <w:rsid w:val="00A86BF6"/>
    <w:rsid w:val="00A906A7"/>
    <w:rsid w:val="00A918A8"/>
    <w:rsid w:val="00A92296"/>
    <w:rsid w:val="00A9262C"/>
    <w:rsid w:val="00A9351B"/>
    <w:rsid w:val="00A93F43"/>
    <w:rsid w:val="00A9403F"/>
    <w:rsid w:val="00A961BF"/>
    <w:rsid w:val="00A976A2"/>
    <w:rsid w:val="00A97A4E"/>
    <w:rsid w:val="00AA03A8"/>
    <w:rsid w:val="00AA190C"/>
    <w:rsid w:val="00AA1F23"/>
    <w:rsid w:val="00AA241D"/>
    <w:rsid w:val="00AA30BC"/>
    <w:rsid w:val="00AA34F4"/>
    <w:rsid w:val="00AA3E59"/>
    <w:rsid w:val="00AA4428"/>
    <w:rsid w:val="00AA5726"/>
    <w:rsid w:val="00AA5CA4"/>
    <w:rsid w:val="00AB0374"/>
    <w:rsid w:val="00AB27FD"/>
    <w:rsid w:val="00AB50B8"/>
    <w:rsid w:val="00AB5333"/>
    <w:rsid w:val="00AB5EDA"/>
    <w:rsid w:val="00AB71C1"/>
    <w:rsid w:val="00AB7337"/>
    <w:rsid w:val="00AB75F9"/>
    <w:rsid w:val="00AC2FB7"/>
    <w:rsid w:val="00AC4D74"/>
    <w:rsid w:val="00AC4D96"/>
    <w:rsid w:val="00AC4F8E"/>
    <w:rsid w:val="00AC5CC7"/>
    <w:rsid w:val="00AC7F4F"/>
    <w:rsid w:val="00AD012C"/>
    <w:rsid w:val="00AD016E"/>
    <w:rsid w:val="00AD08B6"/>
    <w:rsid w:val="00AD129A"/>
    <w:rsid w:val="00AD1A23"/>
    <w:rsid w:val="00AD4AF1"/>
    <w:rsid w:val="00AD6113"/>
    <w:rsid w:val="00AD6905"/>
    <w:rsid w:val="00AE14F9"/>
    <w:rsid w:val="00AE2E9B"/>
    <w:rsid w:val="00AE3154"/>
    <w:rsid w:val="00AE5770"/>
    <w:rsid w:val="00AE5C08"/>
    <w:rsid w:val="00AE6BBB"/>
    <w:rsid w:val="00AE7265"/>
    <w:rsid w:val="00AF0662"/>
    <w:rsid w:val="00AF1979"/>
    <w:rsid w:val="00AF2866"/>
    <w:rsid w:val="00AF3226"/>
    <w:rsid w:val="00AF760A"/>
    <w:rsid w:val="00AF7F44"/>
    <w:rsid w:val="00B00A0A"/>
    <w:rsid w:val="00B061C3"/>
    <w:rsid w:val="00B06902"/>
    <w:rsid w:val="00B078A3"/>
    <w:rsid w:val="00B1003A"/>
    <w:rsid w:val="00B104CD"/>
    <w:rsid w:val="00B11E8A"/>
    <w:rsid w:val="00B11F49"/>
    <w:rsid w:val="00B12B9C"/>
    <w:rsid w:val="00B16D60"/>
    <w:rsid w:val="00B207B4"/>
    <w:rsid w:val="00B20B45"/>
    <w:rsid w:val="00B22C41"/>
    <w:rsid w:val="00B243C5"/>
    <w:rsid w:val="00B244A8"/>
    <w:rsid w:val="00B247F8"/>
    <w:rsid w:val="00B2629D"/>
    <w:rsid w:val="00B26418"/>
    <w:rsid w:val="00B269A6"/>
    <w:rsid w:val="00B26F1F"/>
    <w:rsid w:val="00B27B87"/>
    <w:rsid w:val="00B27D3D"/>
    <w:rsid w:val="00B27FFD"/>
    <w:rsid w:val="00B31384"/>
    <w:rsid w:val="00B340F7"/>
    <w:rsid w:val="00B37CF5"/>
    <w:rsid w:val="00B401F9"/>
    <w:rsid w:val="00B409C2"/>
    <w:rsid w:val="00B40BDB"/>
    <w:rsid w:val="00B422D4"/>
    <w:rsid w:val="00B42537"/>
    <w:rsid w:val="00B44718"/>
    <w:rsid w:val="00B44BD7"/>
    <w:rsid w:val="00B45D07"/>
    <w:rsid w:val="00B45DD0"/>
    <w:rsid w:val="00B47A41"/>
    <w:rsid w:val="00B47F2D"/>
    <w:rsid w:val="00B52AF1"/>
    <w:rsid w:val="00B52DCC"/>
    <w:rsid w:val="00B530A7"/>
    <w:rsid w:val="00B53B09"/>
    <w:rsid w:val="00B54604"/>
    <w:rsid w:val="00B57DC5"/>
    <w:rsid w:val="00B6006A"/>
    <w:rsid w:val="00B60852"/>
    <w:rsid w:val="00B63344"/>
    <w:rsid w:val="00B64DB6"/>
    <w:rsid w:val="00B6531A"/>
    <w:rsid w:val="00B67C67"/>
    <w:rsid w:val="00B7132C"/>
    <w:rsid w:val="00B7160A"/>
    <w:rsid w:val="00B71CFD"/>
    <w:rsid w:val="00B73B43"/>
    <w:rsid w:val="00B73B58"/>
    <w:rsid w:val="00B76271"/>
    <w:rsid w:val="00B777CF"/>
    <w:rsid w:val="00B77AB8"/>
    <w:rsid w:val="00B84E43"/>
    <w:rsid w:val="00B85A58"/>
    <w:rsid w:val="00B9038F"/>
    <w:rsid w:val="00B90A0D"/>
    <w:rsid w:val="00B91D37"/>
    <w:rsid w:val="00B9274E"/>
    <w:rsid w:val="00B93D56"/>
    <w:rsid w:val="00B93F76"/>
    <w:rsid w:val="00B9400E"/>
    <w:rsid w:val="00B97A79"/>
    <w:rsid w:val="00BA0F4D"/>
    <w:rsid w:val="00BA3001"/>
    <w:rsid w:val="00BA30CA"/>
    <w:rsid w:val="00BA3F65"/>
    <w:rsid w:val="00BA59A6"/>
    <w:rsid w:val="00BA6DC5"/>
    <w:rsid w:val="00BB202C"/>
    <w:rsid w:val="00BB2178"/>
    <w:rsid w:val="00BB3CFC"/>
    <w:rsid w:val="00BB467B"/>
    <w:rsid w:val="00BB7E82"/>
    <w:rsid w:val="00BC0BB3"/>
    <w:rsid w:val="00BC1992"/>
    <w:rsid w:val="00BC2A1E"/>
    <w:rsid w:val="00BC2D50"/>
    <w:rsid w:val="00BC4B1B"/>
    <w:rsid w:val="00BC67E3"/>
    <w:rsid w:val="00BC6F6E"/>
    <w:rsid w:val="00BD00B0"/>
    <w:rsid w:val="00BD667E"/>
    <w:rsid w:val="00BD79BF"/>
    <w:rsid w:val="00BE275A"/>
    <w:rsid w:val="00BE3AE3"/>
    <w:rsid w:val="00BE3C50"/>
    <w:rsid w:val="00BE4B0A"/>
    <w:rsid w:val="00BE7B8A"/>
    <w:rsid w:val="00BF0A29"/>
    <w:rsid w:val="00BF31D3"/>
    <w:rsid w:val="00BF3343"/>
    <w:rsid w:val="00BF3B4B"/>
    <w:rsid w:val="00BF40DA"/>
    <w:rsid w:val="00BF4262"/>
    <w:rsid w:val="00BF5A99"/>
    <w:rsid w:val="00BF5CA5"/>
    <w:rsid w:val="00BF6B8C"/>
    <w:rsid w:val="00BF7C28"/>
    <w:rsid w:val="00C013C9"/>
    <w:rsid w:val="00C01598"/>
    <w:rsid w:val="00C02963"/>
    <w:rsid w:val="00C029E4"/>
    <w:rsid w:val="00C05678"/>
    <w:rsid w:val="00C0570D"/>
    <w:rsid w:val="00C07D75"/>
    <w:rsid w:val="00C12FB8"/>
    <w:rsid w:val="00C13C54"/>
    <w:rsid w:val="00C173A2"/>
    <w:rsid w:val="00C21909"/>
    <w:rsid w:val="00C23276"/>
    <w:rsid w:val="00C24709"/>
    <w:rsid w:val="00C252A6"/>
    <w:rsid w:val="00C25433"/>
    <w:rsid w:val="00C2548A"/>
    <w:rsid w:val="00C2630A"/>
    <w:rsid w:val="00C27340"/>
    <w:rsid w:val="00C3268C"/>
    <w:rsid w:val="00C32A2E"/>
    <w:rsid w:val="00C32E01"/>
    <w:rsid w:val="00C34812"/>
    <w:rsid w:val="00C34AF9"/>
    <w:rsid w:val="00C35257"/>
    <w:rsid w:val="00C35A8E"/>
    <w:rsid w:val="00C36848"/>
    <w:rsid w:val="00C36B9E"/>
    <w:rsid w:val="00C376DB"/>
    <w:rsid w:val="00C37D1E"/>
    <w:rsid w:val="00C37F3A"/>
    <w:rsid w:val="00C405BF"/>
    <w:rsid w:val="00C40AF3"/>
    <w:rsid w:val="00C41427"/>
    <w:rsid w:val="00C41722"/>
    <w:rsid w:val="00C42B8E"/>
    <w:rsid w:val="00C440FB"/>
    <w:rsid w:val="00C4555D"/>
    <w:rsid w:val="00C500B0"/>
    <w:rsid w:val="00C544B4"/>
    <w:rsid w:val="00C54739"/>
    <w:rsid w:val="00C54E3F"/>
    <w:rsid w:val="00C553A3"/>
    <w:rsid w:val="00C55914"/>
    <w:rsid w:val="00C56A2D"/>
    <w:rsid w:val="00C57F61"/>
    <w:rsid w:val="00C614E2"/>
    <w:rsid w:val="00C61A3A"/>
    <w:rsid w:val="00C623AD"/>
    <w:rsid w:val="00C643B0"/>
    <w:rsid w:val="00C65A69"/>
    <w:rsid w:val="00C66732"/>
    <w:rsid w:val="00C676D6"/>
    <w:rsid w:val="00C708B6"/>
    <w:rsid w:val="00C70E14"/>
    <w:rsid w:val="00C7485A"/>
    <w:rsid w:val="00C75260"/>
    <w:rsid w:val="00C80A30"/>
    <w:rsid w:val="00C82B2E"/>
    <w:rsid w:val="00C83E09"/>
    <w:rsid w:val="00C83E15"/>
    <w:rsid w:val="00C84D45"/>
    <w:rsid w:val="00C861BB"/>
    <w:rsid w:val="00C86810"/>
    <w:rsid w:val="00C86F2E"/>
    <w:rsid w:val="00C87075"/>
    <w:rsid w:val="00C9263E"/>
    <w:rsid w:val="00C93118"/>
    <w:rsid w:val="00C93ED0"/>
    <w:rsid w:val="00C94474"/>
    <w:rsid w:val="00C94E5B"/>
    <w:rsid w:val="00C95AE3"/>
    <w:rsid w:val="00C96BA7"/>
    <w:rsid w:val="00C97074"/>
    <w:rsid w:val="00C9761F"/>
    <w:rsid w:val="00CA0491"/>
    <w:rsid w:val="00CA10BB"/>
    <w:rsid w:val="00CA1490"/>
    <w:rsid w:val="00CA1655"/>
    <w:rsid w:val="00CA1CE2"/>
    <w:rsid w:val="00CA3601"/>
    <w:rsid w:val="00CA3F62"/>
    <w:rsid w:val="00CA55A1"/>
    <w:rsid w:val="00CA5880"/>
    <w:rsid w:val="00CA5EE1"/>
    <w:rsid w:val="00CA6099"/>
    <w:rsid w:val="00CA6BF2"/>
    <w:rsid w:val="00CA6DC5"/>
    <w:rsid w:val="00CA771A"/>
    <w:rsid w:val="00CB1D26"/>
    <w:rsid w:val="00CB3632"/>
    <w:rsid w:val="00CB579C"/>
    <w:rsid w:val="00CB6B8D"/>
    <w:rsid w:val="00CC01BC"/>
    <w:rsid w:val="00CC0AD7"/>
    <w:rsid w:val="00CC1DDA"/>
    <w:rsid w:val="00CC25B5"/>
    <w:rsid w:val="00CC5392"/>
    <w:rsid w:val="00CC6826"/>
    <w:rsid w:val="00CC7392"/>
    <w:rsid w:val="00CC7444"/>
    <w:rsid w:val="00CC7A7C"/>
    <w:rsid w:val="00CD0202"/>
    <w:rsid w:val="00CD0686"/>
    <w:rsid w:val="00CD07BA"/>
    <w:rsid w:val="00CD14B1"/>
    <w:rsid w:val="00CD2DB1"/>
    <w:rsid w:val="00CD5636"/>
    <w:rsid w:val="00CD63D1"/>
    <w:rsid w:val="00CD64A4"/>
    <w:rsid w:val="00CD7A33"/>
    <w:rsid w:val="00CE0CE9"/>
    <w:rsid w:val="00CE1074"/>
    <w:rsid w:val="00CE1F5D"/>
    <w:rsid w:val="00CE38BB"/>
    <w:rsid w:val="00CE4A7F"/>
    <w:rsid w:val="00CE594B"/>
    <w:rsid w:val="00CE620E"/>
    <w:rsid w:val="00CE65FA"/>
    <w:rsid w:val="00CE7640"/>
    <w:rsid w:val="00CF1263"/>
    <w:rsid w:val="00CF3405"/>
    <w:rsid w:val="00CF3F27"/>
    <w:rsid w:val="00CF4C8B"/>
    <w:rsid w:val="00CF558E"/>
    <w:rsid w:val="00CF6549"/>
    <w:rsid w:val="00CF65EC"/>
    <w:rsid w:val="00CF7C97"/>
    <w:rsid w:val="00D02EAC"/>
    <w:rsid w:val="00D058D0"/>
    <w:rsid w:val="00D06249"/>
    <w:rsid w:val="00D076DB"/>
    <w:rsid w:val="00D07F14"/>
    <w:rsid w:val="00D1084D"/>
    <w:rsid w:val="00D1199E"/>
    <w:rsid w:val="00D11CC7"/>
    <w:rsid w:val="00D21862"/>
    <w:rsid w:val="00D22B09"/>
    <w:rsid w:val="00D22D25"/>
    <w:rsid w:val="00D2478B"/>
    <w:rsid w:val="00D2676D"/>
    <w:rsid w:val="00D27ED6"/>
    <w:rsid w:val="00D30F16"/>
    <w:rsid w:val="00D33165"/>
    <w:rsid w:val="00D35308"/>
    <w:rsid w:val="00D3552E"/>
    <w:rsid w:val="00D368F6"/>
    <w:rsid w:val="00D3722B"/>
    <w:rsid w:val="00D408A0"/>
    <w:rsid w:val="00D40A17"/>
    <w:rsid w:val="00D43CDC"/>
    <w:rsid w:val="00D4589D"/>
    <w:rsid w:val="00D474AB"/>
    <w:rsid w:val="00D47A02"/>
    <w:rsid w:val="00D47CD6"/>
    <w:rsid w:val="00D50140"/>
    <w:rsid w:val="00D515AB"/>
    <w:rsid w:val="00D56AD0"/>
    <w:rsid w:val="00D60423"/>
    <w:rsid w:val="00D638DC"/>
    <w:rsid w:val="00D64DC2"/>
    <w:rsid w:val="00D653B8"/>
    <w:rsid w:val="00D67D9B"/>
    <w:rsid w:val="00D7072B"/>
    <w:rsid w:val="00D708A5"/>
    <w:rsid w:val="00D711E1"/>
    <w:rsid w:val="00D72BA5"/>
    <w:rsid w:val="00D737BF"/>
    <w:rsid w:val="00D73EEF"/>
    <w:rsid w:val="00D74D1B"/>
    <w:rsid w:val="00D755C5"/>
    <w:rsid w:val="00D76ABB"/>
    <w:rsid w:val="00D80077"/>
    <w:rsid w:val="00D8027C"/>
    <w:rsid w:val="00D80539"/>
    <w:rsid w:val="00D810D1"/>
    <w:rsid w:val="00D82D9B"/>
    <w:rsid w:val="00D83D28"/>
    <w:rsid w:val="00D84690"/>
    <w:rsid w:val="00D84EA8"/>
    <w:rsid w:val="00D87900"/>
    <w:rsid w:val="00D87A37"/>
    <w:rsid w:val="00D902DC"/>
    <w:rsid w:val="00D90772"/>
    <w:rsid w:val="00D91500"/>
    <w:rsid w:val="00D92D2F"/>
    <w:rsid w:val="00D932C5"/>
    <w:rsid w:val="00D9445B"/>
    <w:rsid w:val="00D955EC"/>
    <w:rsid w:val="00D95994"/>
    <w:rsid w:val="00D96E81"/>
    <w:rsid w:val="00D96F96"/>
    <w:rsid w:val="00D97AAF"/>
    <w:rsid w:val="00D97F23"/>
    <w:rsid w:val="00DA088C"/>
    <w:rsid w:val="00DA0A2B"/>
    <w:rsid w:val="00DA1E2C"/>
    <w:rsid w:val="00DA27B3"/>
    <w:rsid w:val="00DA42B9"/>
    <w:rsid w:val="00DA4354"/>
    <w:rsid w:val="00DA441D"/>
    <w:rsid w:val="00DA4579"/>
    <w:rsid w:val="00DA5D71"/>
    <w:rsid w:val="00DA723F"/>
    <w:rsid w:val="00DA7460"/>
    <w:rsid w:val="00DB05DE"/>
    <w:rsid w:val="00DB2335"/>
    <w:rsid w:val="00DB23C1"/>
    <w:rsid w:val="00DB7533"/>
    <w:rsid w:val="00DC2FB1"/>
    <w:rsid w:val="00DC36F7"/>
    <w:rsid w:val="00DC3D99"/>
    <w:rsid w:val="00DC3FC7"/>
    <w:rsid w:val="00DC6609"/>
    <w:rsid w:val="00DC7730"/>
    <w:rsid w:val="00DC7B8E"/>
    <w:rsid w:val="00DD1113"/>
    <w:rsid w:val="00DD1DB1"/>
    <w:rsid w:val="00DD36AB"/>
    <w:rsid w:val="00DD3B58"/>
    <w:rsid w:val="00DD4F08"/>
    <w:rsid w:val="00DD57F4"/>
    <w:rsid w:val="00DD5C3C"/>
    <w:rsid w:val="00DD6070"/>
    <w:rsid w:val="00DE185A"/>
    <w:rsid w:val="00DE1ADA"/>
    <w:rsid w:val="00DE267E"/>
    <w:rsid w:val="00DE5B54"/>
    <w:rsid w:val="00DE7BC3"/>
    <w:rsid w:val="00DF0AC3"/>
    <w:rsid w:val="00DF117C"/>
    <w:rsid w:val="00DF531D"/>
    <w:rsid w:val="00DF63B9"/>
    <w:rsid w:val="00DF64B6"/>
    <w:rsid w:val="00DF6891"/>
    <w:rsid w:val="00DF6EC8"/>
    <w:rsid w:val="00E00C40"/>
    <w:rsid w:val="00E014A6"/>
    <w:rsid w:val="00E0311D"/>
    <w:rsid w:val="00E03892"/>
    <w:rsid w:val="00E052E1"/>
    <w:rsid w:val="00E071BC"/>
    <w:rsid w:val="00E07EB2"/>
    <w:rsid w:val="00E103E0"/>
    <w:rsid w:val="00E15F4A"/>
    <w:rsid w:val="00E16790"/>
    <w:rsid w:val="00E17082"/>
    <w:rsid w:val="00E177D1"/>
    <w:rsid w:val="00E21939"/>
    <w:rsid w:val="00E21D92"/>
    <w:rsid w:val="00E2303D"/>
    <w:rsid w:val="00E23094"/>
    <w:rsid w:val="00E2388A"/>
    <w:rsid w:val="00E23CB1"/>
    <w:rsid w:val="00E244C9"/>
    <w:rsid w:val="00E26704"/>
    <w:rsid w:val="00E27BF9"/>
    <w:rsid w:val="00E30D6F"/>
    <w:rsid w:val="00E30FA8"/>
    <w:rsid w:val="00E317F2"/>
    <w:rsid w:val="00E31802"/>
    <w:rsid w:val="00E31C5B"/>
    <w:rsid w:val="00E32CF2"/>
    <w:rsid w:val="00E335B4"/>
    <w:rsid w:val="00E34AFE"/>
    <w:rsid w:val="00E35FB9"/>
    <w:rsid w:val="00E37252"/>
    <w:rsid w:val="00E3791C"/>
    <w:rsid w:val="00E411E3"/>
    <w:rsid w:val="00E41A6E"/>
    <w:rsid w:val="00E4227A"/>
    <w:rsid w:val="00E422E0"/>
    <w:rsid w:val="00E43D79"/>
    <w:rsid w:val="00E4543C"/>
    <w:rsid w:val="00E456D0"/>
    <w:rsid w:val="00E477C8"/>
    <w:rsid w:val="00E50B09"/>
    <w:rsid w:val="00E52970"/>
    <w:rsid w:val="00E5326A"/>
    <w:rsid w:val="00E53BBD"/>
    <w:rsid w:val="00E607B3"/>
    <w:rsid w:val="00E61CDF"/>
    <w:rsid w:val="00E6490C"/>
    <w:rsid w:val="00E64BFE"/>
    <w:rsid w:val="00E65317"/>
    <w:rsid w:val="00E669E0"/>
    <w:rsid w:val="00E66A97"/>
    <w:rsid w:val="00E66B23"/>
    <w:rsid w:val="00E67021"/>
    <w:rsid w:val="00E67061"/>
    <w:rsid w:val="00E70C4D"/>
    <w:rsid w:val="00E73FE9"/>
    <w:rsid w:val="00E74452"/>
    <w:rsid w:val="00E7497E"/>
    <w:rsid w:val="00E7661B"/>
    <w:rsid w:val="00E76990"/>
    <w:rsid w:val="00E76BE4"/>
    <w:rsid w:val="00E770A5"/>
    <w:rsid w:val="00E775C0"/>
    <w:rsid w:val="00E7783D"/>
    <w:rsid w:val="00E81FD3"/>
    <w:rsid w:val="00E82B8D"/>
    <w:rsid w:val="00E83EF0"/>
    <w:rsid w:val="00E84A43"/>
    <w:rsid w:val="00E85DD5"/>
    <w:rsid w:val="00E85FDF"/>
    <w:rsid w:val="00E87414"/>
    <w:rsid w:val="00E93738"/>
    <w:rsid w:val="00E93AE0"/>
    <w:rsid w:val="00E959FC"/>
    <w:rsid w:val="00E969C4"/>
    <w:rsid w:val="00E96C3F"/>
    <w:rsid w:val="00E97289"/>
    <w:rsid w:val="00EA03A6"/>
    <w:rsid w:val="00EA3F99"/>
    <w:rsid w:val="00EA5287"/>
    <w:rsid w:val="00EA5944"/>
    <w:rsid w:val="00EA5D85"/>
    <w:rsid w:val="00EA60F9"/>
    <w:rsid w:val="00EA6226"/>
    <w:rsid w:val="00EA6E49"/>
    <w:rsid w:val="00EB105F"/>
    <w:rsid w:val="00EB2EDA"/>
    <w:rsid w:val="00EB3AFC"/>
    <w:rsid w:val="00EB5147"/>
    <w:rsid w:val="00EB56C5"/>
    <w:rsid w:val="00EB5C05"/>
    <w:rsid w:val="00EB6100"/>
    <w:rsid w:val="00EB73E1"/>
    <w:rsid w:val="00EB7465"/>
    <w:rsid w:val="00EC1FB8"/>
    <w:rsid w:val="00EC4442"/>
    <w:rsid w:val="00EC450C"/>
    <w:rsid w:val="00EC545C"/>
    <w:rsid w:val="00EC5F9F"/>
    <w:rsid w:val="00EC60F9"/>
    <w:rsid w:val="00EC6B32"/>
    <w:rsid w:val="00EC783B"/>
    <w:rsid w:val="00ED19D0"/>
    <w:rsid w:val="00ED2093"/>
    <w:rsid w:val="00ED2D4E"/>
    <w:rsid w:val="00ED3408"/>
    <w:rsid w:val="00ED49F4"/>
    <w:rsid w:val="00ED51DA"/>
    <w:rsid w:val="00ED5361"/>
    <w:rsid w:val="00ED5434"/>
    <w:rsid w:val="00ED5480"/>
    <w:rsid w:val="00ED5C0D"/>
    <w:rsid w:val="00EE00AD"/>
    <w:rsid w:val="00EE31B7"/>
    <w:rsid w:val="00EE3C58"/>
    <w:rsid w:val="00EE5AE7"/>
    <w:rsid w:val="00EE6E05"/>
    <w:rsid w:val="00EF0AFC"/>
    <w:rsid w:val="00EF1458"/>
    <w:rsid w:val="00EF4FBC"/>
    <w:rsid w:val="00EF5360"/>
    <w:rsid w:val="00EF58A0"/>
    <w:rsid w:val="00EF6FDF"/>
    <w:rsid w:val="00F01026"/>
    <w:rsid w:val="00F01D26"/>
    <w:rsid w:val="00F044C9"/>
    <w:rsid w:val="00F05E29"/>
    <w:rsid w:val="00F10AF5"/>
    <w:rsid w:val="00F10F16"/>
    <w:rsid w:val="00F116F0"/>
    <w:rsid w:val="00F143B6"/>
    <w:rsid w:val="00F1468C"/>
    <w:rsid w:val="00F1480D"/>
    <w:rsid w:val="00F14B0F"/>
    <w:rsid w:val="00F1665D"/>
    <w:rsid w:val="00F2238E"/>
    <w:rsid w:val="00F22CA8"/>
    <w:rsid w:val="00F23D19"/>
    <w:rsid w:val="00F251C0"/>
    <w:rsid w:val="00F25568"/>
    <w:rsid w:val="00F255D3"/>
    <w:rsid w:val="00F25A20"/>
    <w:rsid w:val="00F25A88"/>
    <w:rsid w:val="00F26047"/>
    <w:rsid w:val="00F266F1"/>
    <w:rsid w:val="00F26ADF"/>
    <w:rsid w:val="00F2700C"/>
    <w:rsid w:val="00F31577"/>
    <w:rsid w:val="00F31D2C"/>
    <w:rsid w:val="00F31F0B"/>
    <w:rsid w:val="00F32485"/>
    <w:rsid w:val="00F325DB"/>
    <w:rsid w:val="00F3625F"/>
    <w:rsid w:val="00F365BA"/>
    <w:rsid w:val="00F36B03"/>
    <w:rsid w:val="00F37121"/>
    <w:rsid w:val="00F37E36"/>
    <w:rsid w:val="00F405AB"/>
    <w:rsid w:val="00F407C0"/>
    <w:rsid w:val="00F4091E"/>
    <w:rsid w:val="00F41761"/>
    <w:rsid w:val="00F417CD"/>
    <w:rsid w:val="00F41F01"/>
    <w:rsid w:val="00F42D40"/>
    <w:rsid w:val="00F454F3"/>
    <w:rsid w:val="00F45F99"/>
    <w:rsid w:val="00F469C5"/>
    <w:rsid w:val="00F50E44"/>
    <w:rsid w:val="00F533AA"/>
    <w:rsid w:val="00F5596E"/>
    <w:rsid w:val="00F55E09"/>
    <w:rsid w:val="00F618F1"/>
    <w:rsid w:val="00F624E5"/>
    <w:rsid w:val="00F63B28"/>
    <w:rsid w:val="00F640CE"/>
    <w:rsid w:val="00F676B7"/>
    <w:rsid w:val="00F7022C"/>
    <w:rsid w:val="00F70461"/>
    <w:rsid w:val="00F72F2A"/>
    <w:rsid w:val="00F768D1"/>
    <w:rsid w:val="00F7795A"/>
    <w:rsid w:val="00F802AC"/>
    <w:rsid w:val="00F8161C"/>
    <w:rsid w:val="00F83058"/>
    <w:rsid w:val="00F8536B"/>
    <w:rsid w:val="00F865FA"/>
    <w:rsid w:val="00F86A16"/>
    <w:rsid w:val="00F9026B"/>
    <w:rsid w:val="00F90600"/>
    <w:rsid w:val="00F9109A"/>
    <w:rsid w:val="00F94F4A"/>
    <w:rsid w:val="00F94FC3"/>
    <w:rsid w:val="00F95512"/>
    <w:rsid w:val="00F97922"/>
    <w:rsid w:val="00FA037F"/>
    <w:rsid w:val="00FA0718"/>
    <w:rsid w:val="00FA19F8"/>
    <w:rsid w:val="00FA26E0"/>
    <w:rsid w:val="00FA2DDB"/>
    <w:rsid w:val="00FA3C1C"/>
    <w:rsid w:val="00FA5341"/>
    <w:rsid w:val="00FA5754"/>
    <w:rsid w:val="00FB04BE"/>
    <w:rsid w:val="00FB11F6"/>
    <w:rsid w:val="00FB22BC"/>
    <w:rsid w:val="00FB2D52"/>
    <w:rsid w:val="00FB6AAF"/>
    <w:rsid w:val="00FC43C1"/>
    <w:rsid w:val="00FC68CD"/>
    <w:rsid w:val="00FD21FD"/>
    <w:rsid w:val="00FD2B47"/>
    <w:rsid w:val="00FD32FC"/>
    <w:rsid w:val="00FD4FD7"/>
    <w:rsid w:val="00FD65F2"/>
    <w:rsid w:val="00FE35AA"/>
    <w:rsid w:val="00FE386E"/>
    <w:rsid w:val="00FE5D15"/>
    <w:rsid w:val="00FE66A1"/>
    <w:rsid w:val="00FE752A"/>
    <w:rsid w:val="00FF09F9"/>
    <w:rsid w:val="00FF1274"/>
    <w:rsid w:val="00FF1685"/>
    <w:rsid w:val="00FF1F70"/>
    <w:rsid w:val="00FF27B6"/>
    <w:rsid w:val="00FF3A82"/>
    <w:rsid w:val="00FF4E18"/>
    <w:rsid w:val="00FF51B9"/>
    <w:rsid w:val="00FF52B6"/>
    <w:rsid w:val="00FF7F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01959FD"/>
  <w15:chartTrackingRefBased/>
  <w15:docId w15:val="{4DBB01A1-1C88-4F9B-9A18-CC4A350495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HTML Preformatted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722150"/>
    <w:pPr>
      <w:widowControl w:val="0"/>
      <w:jc w:val="both"/>
    </w:pPr>
    <w:rPr>
      <w:kern w:val="2"/>
      <w:sz w:val="21"/>
    </w:rPr>
  </w:style>
  <w:style w:type="paragraph" w:styleId="1">
    <w:name w:val="heading 1"/>
    <w:aliases w:val="H1,app heading 1,l1,h1,Huvudrubrik,标题 1.,H11,H12,H111,H13,H112,H14,H113,H15,H114,H16,H115,H121,H1111,H131,H1121,H141,H1131,H151,H1141,H17,H116,H122,H1112,H132,H1122,H142,H1132,H152,H1142,H161,H1151,H1211,H11111,H1311,H11211,H1411,H11311,H1511,H18,1"/>
    <w:basedOn w:val="a1"/>
    <w:next w:val="a1"/>
    <w:autoRedefine/>
    <w:qFormat/>
    <w:rsid w:val="007A6992"/>
    <w:pPr>
      <w:keepNext/>
      <w:keepLines/>
      <w:numPr>
        <w:numId w:val="1"/>
      </w:numPr>
      <w:spacing w:before="120" w:after="120"/>
      <w:jc w:val="left"/>
      <w:outlineLvl w:val="0"/>
    </w:pPr>
    <w:rPr>
      <w:rFonts w:ascii="宋体" w:hAnsi="宋体" w:cs="Arial"/>
      <w:b/>
      <w:snapToGrid w:val="0"/>
      <w:kern w:val="0"/>
      <w:sz w:val="30"/>
      <w:szCs w:val="30"/>
    </w:rPr>
  </w:style>
  <w:style w:type="paragraph" w:styleId="2">
    <w:name w:val="heading 2"/>
    <w:aliases w:val="Head2A,2,H2,h2,我得标题2,H21,H211,H212,H213,H214,H215,H2111,H2121,H2131,H2141,H216,H2112,H2122,H2132,H2142,H217,H2113,H2123,H2133,H2143,H218,H2114,H2124,H2134,H2144,H219,H2115,H2125,H2135,H2145,H2110,H2116,H2126,H2136,H2146,H2117,H2127,H2137,H2147,标题2"/>
    <w:basedOn w:val="a1"/>
    <w:next w:val="a1"/>
    <w:autoRedefine/>
    <w:qFormat/>
    <w:rsid w:val="00133D19"/>
    <w:pPr>
      <w:numPr>
        <w:ilvl w:val="1"/>
        <w:numId w:val="1"/>
      </w:numPr>
      <w:spacing w:before="120"/>
      <w:jc w:val="left"/>
      <w:outlineLvl w:val="1"/>
    </w:pPr>
    <w:rPr>
      <w:rFonts w:ascii="宋体" w:hAnsi="宋体" w:cs="Arial"/>
      <w:b/>
      <w:bCs/>
      <w:kern w:val="0"/>
      <w:sz w:val="28"/>
      <w:szCs w:val="28"/>
    </w:rPr>
  </w:style>
  <w:style w:type="paragraph" w:styleId="3">
    <w:name w:val="heading 3"/>
    <w:aliases w:val="Underrubrik2,H3,Memo Heading 3,0H,h3,hello,no break"/>
    <w:basedOn w:val="a0"/>
    <w:next w:val="a1"/>
    <w:qFormat/>
    <w:rsid w:val="00722150"/>
    <w:pPr>
      <w:keepNext/>
      <w:keepLines/>
      <w:numPr>
        <w:ilvl w:val="2"/>
        <w:numId w:val="1"/>
      </w:numPr>
      <w:spacing w:before="120" w:after="120"/>
      <w:jc w:val="left"/>
      <w:outlineLvl w:val="2"/>
    </w:pPr>
    <w:rPr>
      <w:rFonts w:ascii="Arial" w:hAnsi="Arial"/>
      <w:b/>
    </w:rPr>
  </w:style>
  <w:style w:type="paragraph" w:styleId="4">
    <w:name w:val="heading 4"/>
    <w:aliases w:val="h4,H4,H41,h41,H42,h42,H43,h43,H411,h411,H421,h421,H44,h44,H412,h412,H422,h422,H431,h431,H45,h45,H413,h413,H423,h423,H432,h432,H46,h46,H47,h47,Memo Heading 4,Memo Heading 5,4H"/>
    <w:basedOn w:val="a0"/>
    <w:next w:val="a1"/>
    <w:qFormat/>
    <w:rsid w:val="00722150"/>
    <w:pPr>
      <w:keepLines/>
      <w:numPr>
        <w:ilvl w:val="3"/>
        <w:numId w:val="1"/>
      </w:numPr>
      <w:spacing w:before="120" w:after="120"/>
      <w:outlineLvl w:val="3"/>
    </w:pPr>
    <w:rPr>
      <w:rFonts w:ascii="宋体" w:hAnsi="Arial"/>
      <w:kern w:val="0"/>
    </w:rPr>
  </w:style>
  <w:style w:type="paragraph" w:styleId="5">
    <w:name w:val="heading 5"/>
    <w:basedOn w:val="a0"/>
    <w:next w:val="a1"/>
    <w:qFormat/>
    <w:rsid w:val="00722150"/>
    <w:pPr>
      <w:keepNext/>
      <w:numPr>
        <w:ilvl w:val="4"/>
        <w:numId w:val="1"/>
      </w:numPr>
      <w:spacing w:before="120" w:after="120"/>
      <w:jc w:val="left"/>
      <w:outlineLvl w:val="4"/>
    </w:pPr>
    <w:rPr>
      <w:rFonts w:ascii="Arial" w:hAnsi="Arial"/>
      <w:kern w:val="0"/>
    </w:rPr>
  </w:style>
  <w:style w:type="paragraph" w:styleId="6">
    <w:name w:val="heading 6"/>
    <w:basedOn w:val="a0"/>
    <w:next w:val="a1"/>
    <w:qFormat/>
    <w:rsid w:val="00722150"/>
    <w:pPr>
      <w:keepNext/>
      <w:keepLines/>
      <w:numPr>
        <w:ilvl w:val="5"/>
        <w:numId w:val="1"/>
      </w:numPr>
      <w:spacing w:before="120" w:after="120"/>
      <w:outlineLvl w:val="5"/>
    </w:pPr>
    <w:rPr>
      <w:rFonts w:ascii="Arial" w:hAnsi="Arial"/>
      <w:kern w:val="0"/>
    </w:rPr>
  </w:style>
  <w:style w:type="paragraph" w:styleId="7">
    <w:name w:val="heading 7"/>
    <w:basedOn w:val="a0"/>
    <w:next w:val="a1"/>
    <w:qFormat/>
    <w:rsid w:val="00722150"/>
    <w:pPr>
      <w:keepNext/>
      <w:keepLines/>
      <w:numPr>
        <w:ilvl w:val="6"/>
        <w:numId w:val="1"/>
      </w:numPr>
      <w:spacing w:before="120" w:after="120"/>
      <w:outlineLvl w:val="6"/>
    </w:pPr>
    <w:rPr>
      <w:rFonts w:ascii="Arial" w:hAnsi="Arial"/>
    </w:rPr>
  </w:style>
  <w:style w:type="paragraph" w:styleId="8">
    <w:name w:val="heading 8"/>
    <w:basedOn w:val="a0"/>
    <w:next w:val="a1"/>
    <w:qFormat/>
    <w:rsid w:val="00722150"/>
    <w:pPr>
      <w:keepNext/>
      <w:keepLines/>
      <w:numPr>
        <w:ilvl w:val="7"/>
        <w:numId w:val="1"/>
      </w:numPr>
      <w:spacing w:before="120" w:after="120"/>
      <w:outlineLvl w:val="7"/>
    </w:pPr>
    <w:rPr>
      <w:rFonts w:ascii="Arial" w:hAnsi="Arial"/>
    </w:rPr>
  </w:style>
  <w:style w:type="paragraph" w:styleId="9">
    <w:name w:val="heading 9"/>
    <w:basedOn w:val="a0"/>
    <w:next w:val="a1"/>
    <w:qFormat/>
    <w:rsid w:val="00722150"/>
    <w:pPr>
      <w:keepNext/>
      <w:keepLines/>
      <w:numPr>
        <w:ilvl w:val="8"/>
        <w:numId w:val="1"/>
      </w:numPr>
      <w:spacing w:before="120" w:after="120"/>
      <w:outlineLvl w:val="8"/>
    </w:pPr>
    <w:rPr>
      <w:rFonts w:ascii="Arial" w:hAnsi="Arial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1">
    <w:name w:val="Normal Indent"/>
    <w:aliases w:val="正文（首行缩进两字）,正文（首行缩进两字）＋行距：1.5倍行距,表正文,正文非缩进,正文不缩进,首行缩进,特点,段1,正文缩进 Char,正文（首行缩进两字） Char,正文（首行缩进两字） Char Char Char Char Char Char Char Char Char Char,正文（首行缩进两字） Char Char,正文（首行缩进两字） Char Char Char Char Char,正文（首行缩进两字） Char Char Char Char,正文缩进1,d,d Char"/>
    <w:basedOn w:val="a0"/>
    <w:link w:val="Char1"/>
    <w:rsid w:val="00722150"/>
    <w:pPr>
      <w:ind w:firstLine="420"/>
    </w:pPr>
  </w:style>
  <w:style w:type="character" w:customStyle="1" w:styleId="Char1">
    <w:name w:val="正文缩进 Char1"/>
    <w:aliases w:val="正文（首行缩进两字） Char1,正文（首行缩进两字）＋行距：1.5倍行距 Char,表正文 Char,正文非缩进 Char,正文不缩进 Char,首行缩进 Char,特点 Char,段1 Char,正文缩进 Char Char,正文（首行缩进两字） Char Char1,正文（首行缩进两字） Char Char Char Char Char Char Char Char Char Char Char,正文（首行缩进两字） Char Char Char,正文缩进1 Char"/>
    <w:link w:val="a1"/>
    <w:rsid w:val="00722150"/>
    <w:rPr>
      <w:rFonts w:eastAsia="宋体"/>
      <w:kern w:val="2"/>
      <w:sz w:val="21"/>
      <w:lang w:val="en-US" w:eastAsia="zh-CN" w:bidi="ar-SA"/>
    </w:rPr>
  </w:style>
  <w:style w:type="paragraph" w:customStyle="1" w:styleId="CharChar1Char">
    <w:name w:val="Char Char1 Char"/>
    <w:basedOn w:val="a0"/>
    <w:rsid w:val="00722150"/>
    <w:pPr>
      <w:widowControl/>
      <w:spacing w:after="160" w:line="240" w:lineRule="exact"/>
      <w:jc w:val="left"/>
    </w:pPr>
    <w:rPr>
      <w:rFonts w:ascii="Verdana" w:hAnsi="Verdana"/>
      <w:kern w:val="0"/>
      <w:sz w:val="20"/>
      <w:lang w:eastAsia="en-US"/>
    </w:rPr>
  </w:style>
  <w:style w:type="paragraph" w:styleId="a5">
    <w:name w:val="header"/>
    <w:aliases w:val="header odd"/>
    <w:basedOn w:val="a0"/>
    <w:rsid w:val="0072215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6">
    <w:name w:val="footer"/>
    <w:basedOn w:val="a0"/>
    <w:rsid w:val="0072215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a7">
    <w:name w:val="page number"/>
    <w:basedOn w:val="a2"/>
    <w:rsid w:val="00722150"/>
  </w:style>
  <w:style w:type="paragraph" w:customStyle="1" w:styleId="TableText">
    <w:name w:val="Table Text"/>
    <w:basedOn w:val="a0"/>
    <w:rsid w:val="00722150"/>
    <w:pPr>
      <w:keepLines/>
      <w:widowControl/>
      <w:overflowPunct w:val="0"/>
      <w:autoSpaceDE w:val="0"/>
      <w:autoSpaceDN w:val="0"/>
      <w:adjustRightInd w:val="0"/>
      <w:jc w:val="left"/>
      <w:textAlignment w:val="baseline"/>
    </w:pPr>
    <w:rPr>
      <w:rFonts w:ascii="Book Antiqua" w:hAnsi="Book Antiqua"/>
      <w:kern w:val="0"/>
      <w:sz w:val="16"/>
    </w:rPr>
  </w:style>
  <w:style w:type="paragraph" w:styleId="a8">
    <w:name w:val="macro"/>
    <w:semiHidden/>
    <w:rsid w:val="00722150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snapToGrid w:val="0"/>
    </w:pPr>
    <w:rPr>
      <w:rFonts w:ascii="Courier New" w:hAnsi="Courier New"/>
      <w:kern w:val="2"/>
      <w:sz w:val="24"/>
    </w:rPr>
  </w:style>
  <w:style w:type="paragraph" w:styleId="10">
    <w:name w:val="toc 1"/>
    <w:basedOn w:val="a0"/>
    <w:next w:val="a0"/>
    <w:autoRedefine/>
    <w:uiPriority w:val="39"/>
    <w:rsid w:val="00722150"/>
    <w:pPr>
      <w:spacing w:before="120" w:after="120"/>
      <w:jc w:val="left"/>
    </w:pPr>
    <w:rPr>
      <w:b/>
      <w:bCs/>
      <w:caps/>
      <w:sz w:val="20"/>
    </w:rPr>
  </w:style>
  <w:style w:type="paragraph" w:styleId="20">
    <w:name w:val="toc 2"/>
    <w:basedOn w:val="a0"/>
    <w:next w:val="a0"/>
    <w:autoRedefine/>
    <w:uiPriority w:val="39"/>
    <w:rsid w:val="00722150"/>
    <w:pPr>
      <w:ind w:left="210"/>
      <w:jc w:val="left"/>
    </w:pPr>
    <w:rPr>
      <w:smallCaps/>
      <w:sz w:val="20"/>
    </w:rPr>
  </w:style>
  <w:style w:type="paragraph" w:styleId="30">
    <w:name w:val="toc 3"/>
    <w:basedOn w:val="a0"/>
    <w:next w:val="a0"/>
    <w:autoRedefine/>
    <w:uiPriority w:val="39"/>
    <w:rsid w:val="00722150"/>
    <w:pPr>
      <w:ind w:left="420"/>
      <w:jc w:val="left"/>
    </w:pPr>
    <w:rPr>
      <w:i/>
      <w:iCs/>
      <w:sz w:val="20"/>
    </w:rPr>
  </w:style>
  <w:style w:type="character" w:styleId="a9">
    <w:name w:val="Hyperlink"/>
    <w:uiPriority w:val="99"/>
    <w:rsid w:val="00722150"/>
    <w:rPr>
      <w:rFonts w:ascii="Verdana" w:eastAsia="宋体" w:hAnsi="Verdana"/>
      <w:color w:val="0000FF"/>
      <w:u w:val="single"/>
      <w:lang w:val="en-US" w:eastAsia="en-US" w:bidi="ar-SA"/>
    </w:rPr>
  </w:style>
  <w:style w:type="character" w:customStyle="1" w:styleId="CharChar">
    <w:name w:val="Char Char"/>
    <w:rsid w:val="00722150"/>
    <w:rPr>
      <w:rFonts w:ascii="Verdana" w:eastAsia="宋体" w:hAnsi="Verdana"/>
      <w:kern w:val="2"/>
      <w:sz w:val="21"/>
      <w:lang w:val="en-US" w:eastAsia="zh-CN" w:bidi="ar-SA"/>
    </w:rPr>
  </w:style>
  <w:style w:type="paragraph" w:customStyle="1" w:styleId="Char4CharCharChar">
    <w:name w:val="Char4 Char Char Char"/>
    <w:basedOn w:val="a0"/>
    <w:rsid w:val="00A76554"/>
    <w:pPr>
      <w:ind w:firstLineChars="200" w:firstLine="200"/>
    </w:pPr>
    <w:rPr>
      <w:rFonts w:ascii="Tahoma" w:hAnsi="Tahoma"/>
      <w:sz w:val="24"/>
    </w:rPr>
  </w:style>
  <w:style w:type="paragraph" w:styleId="aa">
    <w:name w:val="Normal (Web)"/>
    <w:basedOn w:val="a0"/>
    <w:uiPriority w:val="99"/>
    <w:rsid w:val="009969A7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styleId="ab">
    <w:name w:val="caption"/>
    <w:basedOn w:val="a0"/>
    <w:next w:val="a0"/>
    <w:qFormat/>
    <w:rsid w:val="009969A7"/>
    <w:rPr>
      <w:rFonts w:ascii="Arial" w:eastAsia="黑体" w:hAnsi="Arial" w:cs="Arial"/>
      <w:sz w:val="20"/>
    </w:rPr>
  </w:style>
  <w:style w:type="character" w:customStyle="1" w:styleId="ac">
    <w:name w:val="已访问的超链接"/>
    <w:rsid w:val="009969A7"/>
    <w:rPr>
      <w:color w:val="800080"/>
      <w:u w:val="single"/>
    </w:rPr>
  </w:style>
  <w:style w:type="paragraph" w:styleId="ad">
    <w:name w:val="Balloon Text"/>
    <w:basedOn w:val="a0"/>
    <w:semiHidden/>
    <w:rsid w:val="00A2613B"/>
    <w:rPr>
      <w:sz w:val="18"/>
      <w:szCs w:val="18"/>
    </w:rPr>
  </w:style>
  <w:style w:type="paragraph" w:styleId="31">
    <w:name w:val="Body Text Indent 3"/>
    <w:basedOn w:val="a0"/>
    <w:rsid w:val="00A2613B"/>
    <w:pPr>
      <w:ind w:left="425"/>
    </w:pPr>
  </w:style>
  <w:style w:type="character" w:styleId="ae">
    <w:name w:val="annotation reference"/>
    <w:semiHidden/>
    <w:rsid w:val="00A2613B"/>
    <w:rPr>
      <w:sz w:val="21"/>
      <w:szCs w:val="21"/>
    </w:rPr>
  </w:style>
  <w:style w:type="paragraph" w:styleId="af">
    <w:name w:val="annotation text"/>
    <w:basedOn w:val="a0"/>
    <w:semiHidden/>
    <w:rsid w:val="00A2613B"/>
    <w:pPr>
      <w:jc w:val="left"/>
    </w:pPr>
  </w:style>
  <w:style w:type="paragraph" w:styleId="af0">
    <w:name w:val="annotation subject"/>
    <w:basedOn w:val="af"/>
    <w:next w:val="af"/>
    <w:semiHidden/>
    <w:rsid w:val="00A2613B"/>
    <w:rPr>
      <w:b/>
      <w:bCs/>
    </w:rPr>
  </w:style>
  <w:style w:type="paragraph" w:styleId="a">
    <w:name w:val="List Number"/>
    <w:basedOn w:val="a0"/>
    <w:rsid w:val="00AF0662"/>
    <w:pPr>
      <w:numPr>
        <w:numId w:val="2"/>
      </w:numPr>
    </w:pPr>
  </w:style>
  <w:style w:type="paragraph" w:styleId="af1">
    <w:name w:val="table of figures"/>
    <w:basedOn w:val="a0"/>
    <w:next w:val="a0"/>
    <w:semiHidden/>
    <w:rsid w:val="00DA088C"/>
    <w:pPr>
      <w:ind w:leftChars="200" w:left="200" w:hangingChars="200" w:hanging="200"/>
    </w:pPr>
  </w:style>
  <w:style w:type="table" w:styleId="af2">
    <w:name w:val="Table Grid"/>
    <w:basedOn w:val="a3"/>
    <w:rsid w:val="00AF0662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CharChar1CharCharCharChar">
    <w:name w:val="Char Char1 Char Char Char Char"/>
    <w:basedOn w:val="a0"/>
    <w:rsid w:val="00984DAA"/>
    <w:pPr>
      <w:widowControl/>
      <w:spacing w:after="160" w:line="240" w:lineRule="exact"/>
      <w:jc w:val="left"/>
    </w:pPr>
    <w:rPr>
      <w:rFonts w:ascii="Verdana" w:hAnsi="Verdana"/>
      <w:kern w:val="0"/>
      <w:sz w:val="20"/>
      <w:lang w:eastAsia="en-US"/>
    </w:rPr>
  </w:style>
  <w:style w:type="paragraph" w:customStyle="1" w:styleId="CharCharCharCharCharCharCharCharCharCharCharChar2CharCharCharCharCharCharCharCharChar1Char">
    <w:name w:val="Char Char Char Char Char Char Char Char Char Char Char Char2 Char Char Char Char Char Char Char Char Char1 Char"/>
    <w:basedOn w:val="af3"/>
    <w:autoRedefine/>
    <w:rsid w:val="00D80077"/>
    <w:pPr>
      <w:keepNext/>
      <w:spacing w:beforeLines="100" w:before="100"/>
    </w:pPr>
    <w:rPr>
      <w:rFonts w:ascii="Tahoma" w:hAnsi="Tahoma"/>
      <w:sz w:val="24"/>
      <w:szCs w:val="24"/>
    </w:rPr>
  </w:style>
  <w:style w:type="paragraph" w:styleId="af3">
    <w:name w:val="Document Map"/>
    <w:basedOn w:val="a0"/>
    <w:semiHidden/>
    <w:rsid w:val="00D80077"/>
    <w:pPr>
      <w:shd w:val="clear" w:color="auto" w:fill="000080"/>
    </w:pPr>
  </w:style>
  <w:style w:type="paragraph" w:styleId="af4">
    <w:name w:val="Body Text"/>
    <w:basedOn w:val="a0"/>
    <w:rsid w:val="00022A64"/>
    <w:pPr>
      <w:spacing w:after="120"/>
    </w:pPr>
  </w:style>
  <w:style w:type="paragraph" w:styleId="af5">
    <w:name w:val="Body Text First Indent"/>
    <w:basedOn w:val="af4"/>
    <w:rsid w:val="00022A64"/>
    <w:pPr>
      <w:ind w:firstLineChars="100" w:firstLine="420"/>
    </w:pPr>
  </w:style>
  <w:style w:type="paragraph" w:customStyle="1" w:styleId="CharCharCharCharCharCharCharCharCharChar">
    <w:name w:val="Char Char Char Char Char Char Char Char Char Char"/>
    <w:basedOn w:val="af3"/>
    <w:autoRedefine/>
    <w:rsid w:val="00CC7392"/>
    <w:pPr>
      <w:keepNext/>
      <w:spacing w:beforeLines="100" w:before="100"/>
    </w:pPr>
    <w:rPr>
      <w:rFonts w:ascii="Tahoma" w:hAnsi="Tahoma"/>
      <w:sz w:val="24"/>
      <w:szCs w:val="24"/>
    </w:rPr>
  </w:style>
  <w:style w:type="paragraph" w:customStyle="1" w:styleId="Default">
    <w:name w:val="Default"/>
    <w:rsid w:val="007A47E5"/>
    <w:pPr>
      <w:widowControl w:val="0"/>
      <w:autoSpaceDE w:val="0"/>
      <w:autoSpaceDN w:val="0"/>
      <w:adjustRightInd w:val="0"/>
    </w:pPr>
    <w:rPr>
      <w:rFonts w:ascii="华文细黑" w:eastAsia="华文细黑" w:cs="华文细黑"/>
      <w:color w:val="000000"/>
      <w:sz w:val="24"/>
      <w:szCs w:val="24"/>
    </w:rPr>
  </w:style>
  <w:style w:type="paragraph" w:customStyle="1" w:styleId="11">
    <w:name w:val="列出段落1"/>
    <w:basedOn w:val="a0"/>
    <w:rsid w:val="00943A34"/>
    <w:pPr>
      <w:ind w:firstLineChars="200" w:firstLine="420"/>
    </w:pPr>
    <w:rPr>
      <w:szCs w:val="22"/>
    </w:rPr>
  </w:style>
  <w:style w:type="character" w:styleId="af6">
    <w:name w:val="Emphasis"/>
    <w:qFormat/>
    <w:rsid w:val="00997B7C"/>
    <w:rPr>
      <w:i w:val="0"/>
      <w:iCs w:val="0"/>
      <w:color w:val="CC0000"/>
    </w:rPr>
  </w:style>
  <w:style w:type="character" w:customStyle="1" w:styleId="renqinian">
    <w:name w:val="renqinian"/>
    <w:semiHidden/>
    <w:rsid w:val="0067633D"/>
    <w:rPr>
      <w:rFonts w:ascii="Arial" w:eastAsia="宋体" w:hAnsi="Arial" w:cs="Arial"/>
      <w:color w:val="000080"/>
      <w:sz w:val="18"/>
      <w:szCs w:val="20"/>
    </w:rPr>
  </w:style>
  <w:style w:type="character" w:customStyle="1" w:styleId="mw-headline">
    <w:name w:val="mw-headline"/>
    <w:basedOn w:val="a2"/>
    <w:uiPriority w:val="99"/>
    <w:rsid w:val="00596FBB"/>
  </w:style>
  <w:style w:type="paragraph" w:styleId="af7">
    <w:name w:val="List Paragraph"/>
    <w:basedOn w:val="a0"/>
    <w:uiPriority w:val="99"/>
    <w:qFormat/>
    <w:rsid w:val="00D368F6"/>
    <w:pPr>
      <w:widowControl/>
      <w:ind w:firstLine="420"/>
    </w:pPr>
    <w:rPr>
      <w:rFonts w:ascii="Calibri" w:hAnsi="Calibri" w:cs="宋体"/>
      <w:kern w:val="0"/>
      <w:szCs w:val="21"/>
    </w:rPr>
  </w:style>
  <w:style w:type="paragraph" w:customStyle="1" w:styleId="CharCharChar1">
    <w:name w:val="Char Char Char1"/>
    <w:basedOn w:val="af3"/>
    <w:autoRedefine/>
    <w:rsid w:val="00B76271"/>
    <w:pPr>
      <w:keepNext/>
      <w:spacing w:beforeLines="100" w:before="100"/>
    </w:pPr>
    <w:rPr>
      <w:rFonts w:ascii="Tahoma" w:hAnsi="Tahoma"/>
      <w:szCs w:val="24"/>
    </w:rPr>
  </w:style>
  <w:style w:type="character" w:customStyle="1" w:styleId="apple-style-span">
    <w:name w:val="apple-style-span"/>
    <w:basedOn w:val="a2"/>
    <w:rsid w:val="008C2F71"/>
  </w:style>
  <w:style w:type="paragraph" w:styleId="HTML">
    <w:name w:val="HTML Preformatted"/>
    <w:basedOn w:val="a0"/>
    <w:link w:val="HTMLChar"/>
    <w:uiPriority w:val="99"/>
    <w:unhideWhenUsed/>
    <w:rsid w:val="00E70C4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/>
      <w:kern w:val="0"/>
      <w:sz w:val="24"/>
      <w:szCs w:val="24"/>
      <w:lang w:val="x-none" w:eastAsia="x-none"/>
    </w:rPr>
  </w:style>
  <w:style w:type="character" w:customStyle="1" w:styleId="HTMLChar">
    <w:name w:val="HTML 预设格式 Char"/>
    <w:link w:val="HTML"/>
    <w:uiPriority w:val="99"/>
    <w:rsid w:val="00E70C4D"/>
    <w:rPr>
      <w:rFonts w:ascii="宋体" w:hAnsi="宋体" w:cs="宋体"/>
      <w:sz w:val="24"/>
      <w:szCs w:val="24"/>
    </w:rPr>
  </w:style>
  <w:style w:type="character" w:styleId="af8">
    <w:name w:val="Placeholder Text"/>
    <w:basedOn w:val="a2"/>
    <w:uiPriority w:val="99"/>
    <w:semiHidden/>
    <w:rsid w:val="00A71C06"/>
    <w:rPr>
      <w:color w:val="808080"/>
    </w:rPr>
  </w:style>
  <w:style w:type="paragraph" w:styleId="af9">
    <w:name w:val="Date"/>
    <w:basedOn w:val="a0"/>
    <w:next w:val="a0"/>
    <w:link w:val="Char"/>
    <w:rsid w:val="0091778A"/>
    <w:pPr>
      <w:ind w:leftChars="2500" w:left="100"/>
    </w:pPr>
  </w:style>
  <w:style w:type="character" w:customStyle="1" w:styleId="Char">
    <w:name w:val="日期 Char"/>
    <w:basedOn w:val="a2"/>
    <w:link w:val="af9"/>
    <w:rsid w:val="0091778A"/>
    <w:rPr>
      <w:kern w:val="2"/>
      <w:sz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48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1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6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1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8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5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7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1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4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1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5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8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00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75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35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99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88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92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98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75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52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29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56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33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02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94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75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31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8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9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2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16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78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52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62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9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88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76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35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56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23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61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66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85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75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09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67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89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9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52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90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67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75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8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84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66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68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20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20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69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44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78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75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1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60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56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81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26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89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13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52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92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03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51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55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89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44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18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7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0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5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32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85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13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90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15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79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69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08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02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38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89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05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9.emf"/><Relationship Id="rId21" Type="http://schemas.openxmlformats.org/officeDocument/2006/relationships/package" Target="embeddings/Microsoft_Visio___4.vsdx"/><Relationship Id="rId42" Type="http://schemas.openxmlformats.org/officeDocument/2006/relationships/package" Target="embeddings/Microsoft_Visio___14.vsdx"/><Relationship Id="rId47" Type="http://schemas.openxmlformats.org/officeDocument/2006/relationships/image" Target="media/image20.emf"/><Relationship Id="rId63" Type="http://schemas.openxmlformats.org/officeDocument/2006/relationships/image" Target="media/image28.emf"/><Relationship Id="rId68" Type="http://schemas.openxmlformats.org/officeDocument/2006/relationships/package" Target="embeddings/Microsoft_Visio___27.vsdx"/><Relationship Id="rId84" Type="http://schemas.openxmlformats.org/officeDocument/2006/relationships/image" Target="media/image46.png"/><Relationship Id="rId89" Type="http://schemas.openxmlformats.org/officeDocument/2006/relationships/package" Target="embeddings/Microsoft_Visio___28.vsdx"/><Relationship Id="rId2" Type="http://schemas.openxmlformats.org/officeDocument/2006/relationships/numbering" Target="numbering.xml"/><Relationship Id="rId16" Type="http://schemas.openxmlformats.org/officeDocument/2006/relationships/image" Target="media/image4.emf"/><Relationship Id="rId29" Type="http://schemas.openxmlformats.org/officeDocument/2006/relationships/package" Target="embeddings/Microsoft_Visio___8.vsdx"/><Relationship Id="rId107" Type="http://schemas.openxmlformats.org/officeDocument/2006/relationships/image" Target="media/image66.png"/><Relationship Id="rId11" Type="http://schemas.openxmlformats.org/officeDocument/2006/relationships/footer" Target="footer2.xml"/><Relationship Id="rId24" Type="http://schemas.openxmlformats.org/officeDocument/2006/relationships/image" Target="media/image8.emf"/><Relationship Id="rId32" Type="http://schemas.openxmlformats.org/officeDocument/2006/relationships/image" Target="media/image12.emf"/><Relationship Id="rId37" Type="http://schemas.openxmlformats.org/officeDocument/2006/relationships/image" Target="media/image15.emf"/><Relationship Id="rId40" Type="http://schemas.openxmlformats.org/officeDocument/2006/relationships/package" Target="embeddings/Microsoft_Visio___13.vsdx"/><Relationship Id="rId45" Type="http://schemas.openxmlformats.org/officeDocument/2006/relationships/image" Target="media/image19.emf"/><Relationship Id="rId53" Type="http://schemas.openxmlformats.org/officeDocument/2006/relationships/image" Target="media/image23.emf"/><Relationship Id="rId58" Type="http://schemas.openxmlformats.org/officeDocument/2006/relationships/package" Target="embeddings/Microsoft_Visio___22.vsdx"/><Relationship Id="rId66" Type="http://schemas.openxmlformats.org/officeDocument/2006/relationships/package" Target="embeddings/Microsoft_Visio___26.vsdx"/><Relationship Id="rId74" Type="http://schemas.openxmlformats.org/officeDocument/2006/relationships/image" Target="media/image36.png"/><Relationship Id="rId79" Type="http://schemas.openxmlformats.org/officeDocument/2006/relationships/image" Target="media/image41.png"/><Relationship Id="rId87" Type="http://schemas.openxmlformats.org/officeDocument/2006/relationships/image" Target="media/image49.png"/><Relationship Id="rId102" Type="http://schemas.openxmlformats.org/officeDocument/2006/relationships/image" Target="media/image61.png"/><Relationship Id="rId110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27.emf"/><Relationship Id="rId82" Type="http://schemas.openxmlformats.org/officeDocument/2006/relationships/image" Target="media/image44.png"/><Relationship Id="rId90" Type="http://schemas.openxmlformats.org/officeDocument/2006/relationships/image" Target="media/image51.png"/><Relationship Id="rId95" Type="http://schemas.openxmlformats.org/officeDocument/2006/relationships/image" Target="media/image55.png"/><Relationship Id="rId19" Type="http://schemas.openxmlformats.org/officeDocument/2006/relationships/package" Target="embeddings/Microsoft_Visio___3.vsdx"/><Relationship Id="rId14" Type="http://schemas.openxmlformats.org/officeDocument/2006/relationships/image" Target="media/image3.emf"/><Relationship Id="rId22" Type="http://schemas.openxmlformats.org/officeDocument/2006/relationships/image" Target="media/image7.emf"/><Relationship Id="rId27" Type="http://schemas.openxmlformats.org/officeDocument/2006/relationships/package" Target="embeddings/Microsoft_Visio___7.vsdx"/><Relationship Id="rId30" Type="http://schemas.openxmlformats.org/officeDocument/2006/relationships/image" Target="media/image11.emf"/><Relationship Id="rId35" Type="http://schemas.openxmlformats.org/officeDocument/2006/relationships/package" Target="embeddings/Microsoft_Visio___11.vsdx"/><Relationship Id="rId43" Type="http://schemas.openxmlformats.org/officeDocument/2006/relationships/image" Target="media/image18.emf"/><Relationship Id="rId48" Type="http://schemas.openxmlformats.org/officeDocument/2006/relationships/package" Target="embeddings/Microsoft_Visio___17.vsdx"/><Relationship Id="rId56" Type="http://schemas.openxmlformats.org/officeDocument/2006/relationships/package" Target="embeddings/Microsoft_Visio___21.vsdx"/><Relationship Id="rId64" Type="http://schemas.openxmlformats.org/officeDocument/2006/relationships/package" Target="embeddings/Microsoft_Visio___25.vsdx"/><Relationship Id="rId69" Type="http://schemas.openxmlformats.org/officeDocument/2006/relationships/image" Target="media/image31.png"/><Relationship Id="rId77" Type="http://schemas.openxmlformats.org/officeDocument/2006/relationships/image" Target="media/image39.png"/><Relationship Id="rId100" Type="http://schemas.openxmlformats.org/officeDocument/2006/relationships/image" Target="media/image59.png"/><Relationship Id="rId105" Type="http://schemas.openxmlformats.org/officeDocument/2006/relationships/image" Target="media/image64.png"/><Relationship Id="rId8" Type="http://schemas.openxmlformats.org/officeDocument/2006/relationships/header" Target="header1.xml"/><Relationship Id="rId51" Type="http://schemas.openxmlformats.org/officeDocument/2006/relationships/image" Target="media/image22.emf"/><Relationship Id="rId72" Type="http://schemas.openxmlformats.org/officeDocument/2006/relationships/image" Target="media/image34.png"/><Relationship Id="rId80" Type="http://schemas.openxmlformats.org/officeDocument/2006/relationships/image" Target="media/image42.png"/><Relationship Id="rId85" Type="http://schemas.openxmlformats.org/officeDocument/2006/relationships/image" Target="media/image47.png"/><Relationship Id="rId93" Type="http://schemas.openxmlformats.org/officeDocument/2006/relationships/package" Target="embeddings/Microsoft_Visio___29.vsdx"/><Relationship Id="rId98" Type="http://schemas.openxmlformats.org/officeDocument/2006/relationships/image" Target="media/image57.png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package" Target="embeddings/Microsoft_Visio___2.vsdx"/><Relationship Id="rId25" Type="http://schemas.openxmlformats.org/officeDocument/2006/relationships/package" Target="embeddings/Microsoft_Visio___6.vsdx"/><Relationship Id="rId33" Type="http://schemas.openxmlformats.org/officeDocument/2006/relationships/package" Target="embeddings/Microsoft_Visio___10.vsdx"/><Relationship Id="rId38" Type="http://schemas.openxmlformats.org/officeDocument/2006/relationships/package" Target="embeddings/Microsoft_Visio___12.vsdx"/><Relationship Id="rId46" Type="http://schemas.openxmlformats.org/officeDocument/2006/relationships/package" Target="embeddings/Microsoft_Visio___16.vsdx"/><Relationship Id="rId59" Type="http://schemas.openxmlformats.org/officeDocument/2006/relationships/image" Target="media/image26.emf"/><Relationship Id="rId67" Type="http://schemas.openxmlformats.org/officeDocument/2006/relationships/image" Target="media/image30.emf"/><Relationship Id="rId103" Type="http://schemas.openxmlformats.org/officeDocument/2006/relationships/image" Target="media/image62.png"/><Relationship Id="rId108" Type="http://schemas.openxmlformats.org/officeDocument/2006/relationships/fontTable" Target="fontTable.xml"/><Relationship Id="rId20" Type="http://schemas.openxmlformats.org/officeDocument/2006/relationships/image" Target="media/image6.emf"/><Relationship Id="rId41" Type="http://schemas.openxmlformats.org/officeDocument/2006/relationships/image" Target="media/image17.emf"/><Relationship Id="rId54" Type="http://schemas.openxmlformats.org/officeDocument/2006/relationships/package" Target="embeddings/Microsoft_Visio___20.vsdx"/><Relationship Id="rId62" Type="http://schemas.openxmlformats.org/officeDocument/2006/relationships/package" Target="embeddings/Microsoft_Visio___24.vsdx"/><Relationship Id="rId70" Type="http://schemas.openxmlformats.org/officeDocument/2006/relationships/image" Target="media/image32.png"/><Relationship Id="rId75" Type="http://schemas.openxmlformats.org/officeDocument/2006/relationships/image" Target="media/image37.png"/><Relationship Id="rId83" Type="http://schemas.openxmlformats.org/officeDocument/2006/relationships/image" Target="media/image45.png"/><Relationship Id="rId88" Type="http://schemas.openxmlformats.org/officeDocument/2006/relationships/image" Target="media/image50.emf"/><Relationship Id="rId91" Type="http://schemas.openxmlformats.org/officeDocument/2006/relationships/image" Target="media/image52.png"/><Relationship Id="rId96" Type="http://schemas.openxmlformats.org/officeDocument/2006/relationships/image" Target="media/image56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package" Target="embeddings/Microsoft_Visio___1.vsdx"/><Relationship Id="rId23" Type="http://schemas.openxmlformats.org/officeDocument/2006/relationships/package" Target="embeddings/Microsoft_Visio___5.vsdx"/><Relationship Id="rId28" Type="http://schemas.openxmlformats.org/officeDocument/2006/relationships/image" Target="media/image10.emf"/><Relationship Id="rId36" Type="http://schemas.openxmlformats.org/officeDocument/2006/relationships/image" Target="media/image14.png"/><Relationship Id="rId49" Type="http://schemas.openxmlformats.org/officeDocument/2006/relationships/image" Target="media/image21.emf"/><Relationship Id="rId57" Type="http://schemas.openxmlformats.org/officeDocument/2006/relationships/image" Target="media/image25.emf"/><Relationship Id="rId106" Type="http://schemas.openxmlformats.org/officeDocument/2006/relationships/image" Target="media/image65.png"/><Relationship Id="rId10" Type="http://schemas.openxmlformats.org/officeDocument/2006/relationships/header" Target="header2.xml"/><Relationship Id="rId31" Type="http://schemas.openxmlformats.org/officeDocument/2006/relationships/package" Target="embeddings/Microsoft_Visio___9.vsdx"/><Relationship Id="rId44" Type="http://schemas.openxmlformats.org/officeDocument/2006/relationships/package" Target="embeddings/Microsoft_Visio___15.vsdx"/><Relationship Id="rId52" Type="http://schemas.openxmlformats.org/officeDocument/2006/relationships/package" Target="embeddings/Microsoft_Visio___19.vsdx"/><Relationship Id="rId60" Type="http://schemas.openxmlformats.org/officeDocument/2006/relationships/package" Target="embeddings/Microsoft_Visio___23.vsdx"/><Relationship Id="rId65" Type="http://schemas.openxmlformats.org/officeDocument/2006/relationships/image" Target="media/image29.emf"/><Relationship Id="rId73" Type="http://schemas.openxmlformats.org/officeDocument/2006/relationships/image" Target="media/image35.png"/><Relationship Id="rId78" Type="http://schemas.openxmlformats.org/officeDocument/2006/relationships/image" Target="media/image40.png"/><Relationship Id="rId81" Type="http://schemas.openxmlformats.org/officeDocument/2006/relationships/image" Target="media/image43.png"/><Relationship Id="rId86" Type="http://schemas.openxmlformats.org/officeDocument/2006/relationships/image" Target="media/image48.png"/><Relationship Id="rId94" Type="http://schemas.openxmlformats.org/officeDocument/2006/relationships/image" Target="media/image54.png"/><Relationship Id="rId99" Type="http://schemas.openxmlformats.org/officeDocument/2006/relationships/image" Target="media/image58.png"/><Relationship Id="rId101" Type="http://schemas.openxmlformats.org/officeDocument/2006/relationships/image" Target="media/image6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footer" Target="footer3.xml"/><Relationship Id="rId18" Type="http://schemas.openxmlformats.org/officeDocument/2006/relationships/image" Target="media/image5.emf"/><Relationship Id="rId39" Type="http://schemas.openxmlformats.org/officeDocument/2006/relationships/image" Target="media/image16.emf"/><Relationship Id="rId109" Type="http://schemas.microsoft.com/office/2011/relationships/people" Target="people.xml"/><Relationship Id="rId34" Type="http://schemas.openxmlformats.org/officeDocument/2006/relationships/image" Target="media/image13.emf"/><Relationship Id="rId50" Type="http://schemas.openxmlformats.org/officeDocument/2006/relationships/package" Target="embeddings/Microsoft_Visio___18.vsdx"/><Relationship Id="rId55" Type="http://schemas.openxmlformats.org/officeDocument/2006/relationships/image" Target="media/image24.emf"/><Relationship Id="rId76" Type="http://schemas.openxmlformats.org/officeDocument/2006/relationships/image" Target="media/image38.png"/><Relationship Id="rId97" Type="http://schemas.openxmlformats.org/officeDocument/2006/relationships/package" Target="embeddings/Microsoft_Visio___30.vsdx"/><Relationship Id="rId104" Type="http://schemas.openxmlformats.org/officeDocument/2006/relationships/image" Target="media/image63.png"/><Relationship Id="rId7" Type="http://schemas.openxmlformats.org/officeDocument/2006/relationships/endnotes" Target="endnotes.xml"/><Relationship Id="rId71" Type="http://schemas.openxmlformats.org/officeDocument/2006/relationships/image" Target="media/image33.png"/><Relationship Id="rId92" Type="http://schemas.openxmlformats.org/officeDocument/2006/relationships/image" Target="media/image53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E68F543-9311-4B4A-AC22-B481B2CF84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10345</TotalTime>
  <Pages>43</Pages>
  <Words>3557</Words>
  <Characters>20275</Characters>
  <Application>Microsoft Office Word</Application>
  <DocSecurity>0</DocSecurity>
  <Lines>168</Lines>
  <Paragraphs>47</Paragraphs>
  <ScaleCrop>false</ScaleCrop>
  <Company/>
  <LinksUpToDate>false</LinksUpToDate>
  <CharactersWithSpaces>23785</CharactersWithSpaces>
  <SharedDoc>false</SharedDoc>
  <HLinks>
    <vt:vector size="120" baseType="variant">
      <vt:variant>
        <vt:i4>1245247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_Toc477192507</vt:lpwstr>
      </vt:variant>
      <vt:variant>
        <vt:i4>1245247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_Toc477192506</vt:lpwstr>
      </vt:variant>
      <vt:variant>
        <vt:i4>1245247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_Toc477192505</vt:lpwstr>
      </vt:variant>
      <vt:variant>
        <vt:i4>1245247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_Toc477192504</vt:lpwstr>
      </vt:variant>
      <vt:variant>
        <vt:i4>1245247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_Toc477192503</vt:lpwstr>
      </vt:variant>
      <vt:variant>
        <vt:i4>1245247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_Toc477192502</vt:lpwstr>
      </vt:variant>
      <vt:variant>
        <vt:i4>1245247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_Toc477192501</vt:lpwstr>
      </vt:variant>
      <vt:variant>
        <vt:i4>1245247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_Toc477192500</vt:lpwstr>
      </vt:variant>
      <vt:variant>
        <vt:i4>1703998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_Toc477192499</vt:lpwstr>
      </vt:variant>
      <vt:variant>
        <vt:i4>1703998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_Toc477192498</vt:lpwstr>
      </vt:variant>
      <vt:variant>
        <vt:i4>1703998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_Toc477192497</vt:lpwstr>
      </vt:variant>
      <vt:variant>
        <vt:i4>1703998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_Toc477192496</vt:lpwstr>
      </vt:variant>
      <vt:variant>
        <vt:i4>1703998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_Toc477192495</vt:lpwstr>
      </vt:variant>
      <vt:variant>
        <vt:i4>1703998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_Toc477192494</vt:lpwstr>
      </vt:variant>
      <vt:variant>
        <vt:i4>1703998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_Toc477192493</vt:lpwstr>
      </vt:variant>
      <vt:variant>
        <vt:i4>1703998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_Toc477192492</vt:lpwstr>
      </vt:variant>
      <vt:variant>
        <vt:i4>1703998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_Toc477192491</vt:lpwstr>
      </vt:variant>
      <vt:variant>
        <vt:i4>1703998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_Toc477192490</vt:lpwstr>
      </vt:variant>
      <vt:variant>
        <vt:i4>1769534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_Toc477192489</vt:lpwstr>
      </vt:variant>
      <vt:variant>
        <vt:i4>1769534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_Toc477192488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L1809-OG产品市场定义书</dc:title>
  <dc:subject/>
  <dc:creator>Xuxiaojun</dc:creator>
  <cp:keywords/>
  <cp:lastModifiedBy>jie song</cp:lastModifiedBy>
  <cp:revision>156</cp:revision>
  <cp:lastPrinted>2010-11-23T06:34:00Z</cp:lastPrinted>
  <dcterms:created xsi:type="dcterms:W3CDTF">2017-06-15T09:35:00Z</dcterms:created>
  <dcterms:modified xsi:type="dcterms:W3CDTF">2018-03-28T06:58:00Z</dcterms:modified>
</cp:coreProperties>
</file>